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FF84" w14:textId="4889E5F8" w:rsidR="004C5F65" w:rsidRPr="0039080D" w:rsidRDefault="004C5F65">
      <w:pPr>
        <w:rPr>
          <w:rFonts w:ascii="Times New Roman" w:hAnsi="Times New Roman" w:cs="Times New Roman"/>
        </w:rPr>
      </w:pPr>
      <w:r w:rsidRPr="0039080D">
        <w:rPr>
          <w:rFonts w:ascii="Times New Roman" w:hAnsi="Times New Roman" w:cs="Times New Roman"/>
        </w:rPr>
        <w:t xml:space="preserve">Title: </w:t>
      </w:r>
      <w:r w:rsidRPr="0039080D">
        <w:rPr>
          <w:rFonts w:ascii="Times New Roman" w:hAnsi="Times New Roman" w:cs="Times New Roman"/>
          <w:i/>
          <w:iCs/>
        </w:rPr>
        <w:t>skiba</w:t>
      </w:r>
      <w:r w:rsidRPr="0039080D">
        <w:rPr>
          <w:rFonts w:ascii="Times New Roman" w:hAnsi="Times New Roman" w:cs="Times New Roman"/>
        </w:rPr>
        <w:t xml:space="preserve">: a forester’s </w:t>
      </w:r>
      <w:r w:rsidR="001B29CE">
        <w:rPr>
          <w:rFonts w:ascii="Times New Roman" w:hAnsi="Times New Roman" w:cs="Times New Roman"/>
        </w:rPr>
        <w:t>app</w:t>
      </w:r>
      <w:r w:rsidRPr="0039080D">
        <w:rPr>
          <w:rFonts w:ascii="Times New Roman" w:hAnsi="Times New Roman" w:cs="Times New Roman"/>
        </w:rPr>
        <w:t xml:space="preserve"> </w:t>
      </w:r>
      <w:r w:rsidR="00ED0E3A" w:rsidRPr="0039080D">
        <w:rPr>
          <w:rFonts w:ascii="Times New Roman" w:hAnsi="Times New Roman" w:cs="Times New Roman"/>
        </w:rPr>
        <w:t>to perform point extractions from Google Earth Engine</w:t>
      </w:r>
    </w:p>
    <w:p w14:paraId="46310885" w14:textId="61E7EAAA" w:rsidR="004C5F65" w:rsidRPr="0039080D" w:rsidRDefault="004C5F65">
      <w:pPr>
        <w:rPr>
          <w:rFonts w:ascii="Times New Roman" w:hAnsi="Times New Roman" w:cs="Times New Roman"/>
        </w:rPr>
      </w:pPr>
      <w:r w:rsidRPr="0039080D">
        <w:rPr>
          <w:rFonts w:ascii="Times New Roman" w:hAnsi="Times New Roman" w:cs="Times New Roman"/>
        </w:rPr>
        <w:t>Authors: Tara Skiba, Tyler Gifford</w:t>
      </w:r>
      <w:r w:rsidR="002412D3" w:rsidRPr="0039080D">
        <w:rPr>
          <w:rFonts w:ascii="Times New Roman" w:hAnsi="Times New Roman" w:cs="Times New Roman"/>
        </w:rPr>
        <w:t>,</w:t>
      </w:r>
      <w:r w:rsidR="00ED0CB1">
        <w:rPr>
          <w:rFonts w:ascii="Times New Roman" w:hAnsi="Times New Roman" w:cs="Times New Roman"/>
        </w:rPr>
        <w:t xml:space="preserve"> Chris Mihair,</w:t>
      </w:r>
      <w:r w:rsidR="002412D3" w:rsidRPr="0039080D">
        <w:rPr>
          <w:rFonts w:ascii="Times New Roman" w:hAnsi="Times New Roman" w:cs="Times New Roman"/>
        </w:rPr>
        <w:t xml:space="preserve"> Thomas Brandeis</w:t>
      </w:r>
    </w:p>
    <w:p w14:paraId="37FA4F21" w14:textId="3652AE4E" w:rsidR="00EF5F3A" w:rsidRPr="0039080D" w:rsidRDefault="00EF5F3A">
      <w:pPr>
        <w:rPr>
          <w:rFonts w:ascii="Times New Roman" w:hAnsi="Times New Roman" w:cs="Times New Roman"/>
        </w:rPr>
      </w:pPr>
      <w:r w:rsidRPr="00EF5F3A">
        <w:rPr>
          <w:rFonts w:ascii="Times New Roman" w:hAnsi="Times New Roman" w:cs="Times New Roman"/>
        </w:rPr>
        <w:t>Journal of interest: Forestry (Oxford Academic)</w:t>
      </w:r>
    </w:p>
    <w:p w14:paraId="10287120" w14:textId="07F8CE4C" w:rsidR="003D2856" w:rsidRPr="0039080D" w:rsidRDefault="003D2856">
      <w:pPr>
        <w:rPr>
          <w:rFonts w:ascii="Times New Roman" w:hAnsi="Times New Roman" w:cs="Times New Roman"/>
        </w:rPr>
      </w:pPr>
      <w:r w:rsidRPr="0039080D">
        <w:rPr>
          <w:rFonts w:ascii="Times New Roman" w:hAnsi="Times New Roman" w:cs="Times New Roman"/>
        </w:rPr>
        <w:t>Citable Nuggets</w:t>
      </w:r>
    </w:p>
    <w:p w14:paraId="25E625EE" w14:textId="472FCFB6" w:rsidR="003D2856" w:rsidRPr="0039080D" w:rsidRDefault="003D2856" w:rsidP="003D2856">
      <w:pPr>
        <w:pStyle w:val="ListParagraph"/>
        <w:numPr>
          <w:ilvl w:val="0"/>
          <w:numId w:val="8"/>
        </w:numPr>
        <w:rPr>
          <w:rFonts w:ascii="Times New Roman" w:hAnsi="Times New Roman" w:cs="Times New Roman"/>
        </w:rPr>
      </w:pPr>
      <w:r w:rsidRPr="0039080D">
        <w:rPr>
          <w:rFonts w:ascii="Times New Roman" w:hAnsi="Times New Roman" w:cs="Times New Roman"/>
        </w:rPr>
        <w:t>Remotely sensed data can be easier to incorporate into forest studies and inventories if technological barriers are removed</w:t>
      </w:r>
    </w:p>
    <w:p w14:paraId="6EC96D27" w14:textId="068A766B" w:rsidR="00EF2450" w:rsidRPr="0039080D" w:rsidRDefault="00BB69B4" w:rsidP="003D2856">
      <w:pPr>
        <w:pStyle w:val="ListParagraph"/>
        <w:numPr>
          <w:ilvl w:val="0"/>
          <w:numId w:val="8"/>
        </w:numPr>
        <w:rPr>
          <w:rFonts w:ascii="Times New Roman" w:hAnsi="Times New Roman" w:cs="Times New Roman"/>
        </w:rPr>
      </w:pPr>
      <w:r w:rsidRPr="0039080D">
        <w:rPr>
          <w:rFonts w:ascii="Times New Roman" w:hAnsi="Times New Roman" w:cs="Times New Roman"/>
        </w:rPr>
        <w:t xml:space="preserve">Existing </w:t>
      </w:r>
      <w:ins w:id="0" w:author="Gifford, Tyler" w:date="2026-06-15T17:20:00Z" w16du:dateUtc="2026-06-15T21:20:00Z">
        <w:r w:rsidR="00D22950">
          <w:rPr>
            <w:rFonts w:ascii="Times New Roman" w:hAnsi="Times New Roman" w:cs="Times New Roman"/>
          </w:rPr>
          <w:t>P</w:t>
        </w:r>
      </w:ins>
      <w:del w:id="1" w:author="Gifford, Tyler" w:date="2026-06-15T17:20:00Z" w16du:dateUtc="2026-06-15T21:20:00Z">
        <w:r w:rsidRPr="0039080D" w:rsidDel="00D22950">
          <w:rPr>
            <w:rFonts w:ascii="Times New Roman" w:hAnsi="Times New Roman" w:cs="Times New Roman"/>
          </w:rPr>
          <w:delText>p</w:delText>
        </w:r>
      </w:del>
      <w:r w:rsidRPr="0039080D">
        <w:rPr>
          <w:rFonts w:ascii="Times New Roman" w:hAnsi="Times New Roman" w:cs="Times New Roman"/>
        </w:rPr>
        <w:t>ython packages can be combined to develop a more efficient workflow to extract pixel values from remotely sensed data in GEE.</w:t>
      </w:r>
    </w:p>
    <w:p w14:paraId="1BB5A6EF" w14:textId="70599BDB" w:rsidR="007A46CE" w:rsidRPr="0039080D" w:rsidRDefault="009C2277" w:rsidP="007A46CE">
      <w:pPr>
        <w:pStyle w:val="ListParagraph"/>
        <w:numPr>
          <w:ilvl w:val="0"/>
          <w:numId w:val="8"/>
        </w:numPr>
        <w:rPr>
          <w:rFonts w:ascii="Times New Roman" w:hAnsi="Times New Roman" w:cs="Times New Roman"/>
        </w:rPr>
      </w:pPr>
      <w:r w:rsidRPr="0039080D">
        <w:rPr>
          <w:rFonts w:ascii="Times New Roman" w:hAnsi="Times New Roman" w:cs="Times New Roman"/>
        </w:rPr>
        <w:t xml:space="preserve">Due to concerns about running sensitive coordinates through GEE, two buffering approaches were developed to use in conjunction with </w:t>
      </w:r>
      <w:del w:id="2" w:author="Gifford, Tyler" w:date="2026-06-17T14:57:00Z" w16du:dateUtc="2026-06-17T18:57:00Z">
        <w:r w:rsidRPr="0039080D" w:rsidDel="00D51732">
          <w:rPr>
            <w:rFonts w:ascii="Times New Roman" w:hAnsi="Times New Roman" w:cs="Times New Roman"/>
          </w:rPr>
          <w:delText xml:space="preserve">the </w:delText>
        </w:r>
      </w:del>
      <w:r w:rsidRPr="0039080D">
        <w:rPr>
          <w:rFonts w:ascii="Times New Roman" w:hAnsi="Times New Roman" w:cs="Times New Roman"/>
        </w:rPr>
        <w:t>point extraction tools.</w:t>
      </w:r>
    </w:p>
    <w:p w14:paraId="0BCCD818" w14:textId="3650D1A6" w:rsidR="003D2856" w:rsidRPr="00322510" w:rsidRDefault="00586B6E" w:rsidP="007A46CE">
      <w:pPr>
        <w:rPr>
          <w:rFonts w:ascii="Times New Roman" w:hAnsi="Times New Roman" w:cs="Times New Roman"/>
          <w:b/>
          <w:bCs/>
        </w:rPr>
      </w:pPr>
      <w:commentRangeStart w:id="3"/>
      <w:r w:rsidRPr="00322510">
        <w:rPr>
          <w:rFonts w:ascii="Times New Roman" w:hAnsi="Times New Roman" w:cs="Times New Roman"/>
          <w:b/>
          <w:bCs/>
        </w:rPr>
        <w:t>Abstract</w:t>
      </w:r>
      <w:commentRangeEnd w:id="3"/>
      <w:r w:rsidR="00D51732" w:rsidRPr="00322510">
        <w:rPr>
          <w:rStyle w:val="CommentReference"/>
          <w:rFonts w:ascii="Times New Roman" w:hAnsi="Times New Roman" w:cs="Times New Roman"/>
          <w:b/>
          <w:bCs/>
          <w:sz w:val="24"/>
          <w:szCs w:val="24"/>
        </w:rPr>
        <w:commentReference w:id="3"/>
      </w:r>
    </w:p>
    <w:p w14:paraId="6E46FCE2" w14:textId="77001DB6" w:rsidR="00970E7A" w:rsidRPr="00FB7C9B" w:rsidRDefault="00FB7C9B" w:rsidP="007A46CE">
      <w:pPr>
        <w:rPr>
          <w:rFonts w:ascii="Times New Roman" w:hAnsi="Times New Roman" w:cs="Times New Roman"/>
        </w:rPr>
      </w:pPr>
      <w:r>
        <w:rPr>
          <w:rFonts w:ascii="Times New Roman" w:hAnsi="Times New Roman" w:cs="Times New Roman"/>
        </w:rPr>
        <w:tab/>
        <w:t xml:space="preserve">The </w:t>
      </w:r>
      <w:r>
        <w:rPr>
          <w:rFonts w:ascii="Times New Roman" w:hAnsi="Times New Roman" w:cs="Times New Roman"/>
          <w:i/>
          <w:iCs/>
        </w:rPr>
        <w:t>skiba</w:t>
      </w:r>
      <w:r>
        <w:rPr>
          <w:rFonts w:ascii="Times New Roman" w:hAnsi="Times New Roman" w:cs="Times New Roman"/>
        </w:rPr>
        <w:t xml:space="preserve"> </w:t>
      </w:r>
      <w:r w:rsidR="00DC7C2F">
        <w:rPr>
          <w:rFonts w:ascii="Times New Roman" w:hAnsi="Times New Roman" w:cs="Times New Roman"/>
        </w:rPr>
        <w:t>P</w:t>
      </w:r>
      <w:r>
        <w:rPr>
          <w:rFonts w:ascii="Times New Roman" w:hAnsi="Times New Roman" w:cs="Times New Roman"/>
        </w:rPr>
        <w:t>ython and Streamlit web application</w:t>
      </w:r>
      <w:r w:rsidR="001B29CE">
        <w:rPr>
          <w:rFonts w:ascii="Times New Roman" w:hAnsi="Times New Roman" w:cs="Times New Roman"/>
        </w:rPr>
        <w:t>s</w:t>
      </w:r>
      <w:r>
        <w:rPr>
          <w:rFonts w:ascii="Times New Roman" w:hAnsi="Times New Roman" w:cs="Times New Roman"/>
        </w:rPr>
        <w:t xml:space="preserve"> are designed to help expand forest inventories and studies through integrating Google Earth Engine’s plethora of geospatial data without extensive geospatial knowledge requirements. </w:t>
      </w:r>
      <w:r w:rsidR="00BF249D">
        <w:rPr>
          <w:rFonts w:ascii="Times New Roman" w:hAnsi="Times New Roman" w:cs="Times New Roman"/>
        </w:rPr>
        <w:t xml:space="preserve">Technical challenges regarding handling geospatial data </w:t>
      </w:r>
      <w:r w:rsidR="0028145A">
        <w:rPr>
          <w:rFonts w:ascii="Times New Roman" w:hAnsi="Times New Roman" w:cs="Times New Roman"/>
        </w:rPr>
        <w:t>remain</w:t>
      </w:r>
      <w:r w:rsidR="00BF249D">
        <w:rPr>
          <w:rFonts w:ascii="Times New Roman" w:hAnsi="Times New Roman" w:cs="Times New Roman"/>
        </w:rPr>
        <w:t xml:space="preserve"> a major barrier that has prevented the </w:t>
      </w:r>
      <w:r w:rsidR="0028145A">
        <w:rPr>
          <w:rFonts w:ascii="Times New Roman" w:hAnsi="Times New Roman" w:cs="Times New Roman"/>
        </w:rPr>
        <w:t>uptake</w:t>
      </w:r>
      <w:r w:rsidR="00BF249D">
        <w:rPr>
          <w:rFonts w:ascii="Times New Roman" w:hAnsi="Times New Roman" w:cs="Times New Roman"/>
        </w:rPr>
        <w:t xml:space="preserve"> of geospatial data into forestry fields, despite the advantages that geospatial data can provide. </w:t>
      </w:r>
      <w:r w:rsidR="0028145A">
        <w:rPr>
          <w:rFonts w:ascii="Times New Roman" w:hAnsi="Times New Roman" w:cs="Times New Roman"/>
        </w:rPr>
        <w:t xml:space="preserve">Google Earth Engine, which is a large, publicly available database of popular geospatial data, can be leveraged along with existing geospatial technologies to remove many of the existing barriers to accessing and handling geospatial datasets, which will allow geospatial data to be more easily integrated into </w:t>
      </w:r>
      <w:commentRangeStart w:id="4"/>
      <w:r w:rsidR="0028145A">
        <w:rPr>
          <w:rFonts w:ascii="Times New Roman" w:hAnsi="Times New Roman" w:cs="Times New Roman"/>
        </w:rPr>
        <w:t>forest management/studies/etc</w:t>
      </w:r>
      <w:commentRangeEnd w:id="4"/>
      <w:r w:rsidR="00D51732">
        <w:rPr>
          <w:rStyle w:val="CommentReference"/>
          <w:rFonts w:ascii="Times New Roman" w:hAnsi="Times New Roman" w:cs="Times New Roman"/>
          <w:sz w:val="24"/>
          <w:szCs w:val="24"/>
        </w:rPr>
        <w:commentReference w:id="4"/>
      </w:r>
      <w:r w:rsidR="0028145A">
        <w:rPr>
          <w:rFonts w:ascii="Times New Roman" w:hAnsi="Times New Roman" w:cs="Times New Roman"/>
        </w:rPr>
        <w:t>.</w:t>
      </w:r>
    </w:p>
    <w:p w14:paraId="6B67D4FA" w14:textId="6E43518F" w:rsidR="000D0EEA" w:rsidRPr="00322510" w:rsidRDefault="00C47804">
      <w:pPr>
        <w:rPr>
          <w:rFonts w:ascii="Times New Roman" w:hAnsi="Times New Roman" w:cs="Times New Roman"/>
          <w:b/>
          <w:bCs/>
        </w:rPr>
      </w:pPr>
      <w:r w:rsidRPr="00322510">
        <w:rPr>
          <w:rFonts w:ascii="Times New Roman" w:hAnsi="Times New Roman" w:cs="Times New Roman"/>
          <w:b/>
          <w:bCs/>
        </w:rPr>
        <w:t>Introduction</w:t>
      </w:r>
    </w:p>
    <w:p w14:paraId="2BFD4DCF" w14:textId="7BF10950" w:rsidR="003302DB" w:rsidRPr="003302DB" w:rsidRDefault="003302DB" w:rsidP="009C7CA6">
      <w:pPr>
        <w:ind w:firstLine="720"/>
        <w:rPr>
          <w:rFonts w:ascii="Times New Roman" w:hAnsi="Times New Roman" w:cs="Times New Roman"/>
        </w:rPr>
      </w:pPr>
      <w:commentRangeStart w:id="5"/>
      <w:r w:rsidRPr="003302DB">
        <w:rPr>
          <w:rFonts w:ascii="Times New Roman" w:hAnsi="Times New Roman" w:cs="Times New Roman"/>
        </w:rPr>
        <w:t>Forests</w:t>
      </w:r>
      <w:commentRangeEnd w:id="5"/>
      <w:r w:rsidR="00552FA1" w:rsidRPr="003302DB">
        <w:rPr>
          <w:rStyle w:val="CommentReference"/>
          <w:rFonts w:ascii="Times New Roman" w:hAnsi="Times New Roman" w:cs="Times New Roman"/>
          <w:sz w:val="24"/>
          <w:szCs w:val="24"/>
        </w:rPr>
        <w:commentReference w:id="5"/>
      </w:r>
      <w:r w:rsidRPr="003302DB">
        <w:rPr>
          <w:rFonts w:ascii="Times New Roman" w:hAnsi="Times New Roman" w:cs="Times New Roman"/>
        </w:rPr>
        <w:t xml:space="preserve"> are complex, highly variable systems whose structure and dynamics are shaped by environmental conditions that are often difficult to measure at meaningful spatial scales</w:t>
      </w:r>
      <w:r w:rsidR="00A47618">
        <w:rPr>
          <w:rFonts w:ascii="Times New Roman" w:hAnsi="Times New Roman" w:cs="Times New Roman"/>
        </w:rPr>
        <w:t xml:space="preserve"> </w:t>
      </w:r>
      <w:r w:rsidR="00A47618" w:rsidRPr="00486C62">
        <w:rPr>
          <w:rFonts w:ascii="Times New Roman" w:hAnsi="Times New Roman" w:cs="Times New Roman"/>
          <w:kern w:val="0"/>
        </w:rPr>
        <w:fldChar w:fldCharType="begin"/>
      </w:r>
      <w:r w:rsidR="00A47618">
        <w:rPr>
          <w:rFonts w:ascii="Times New Roman" w:hAnsi="Times New Roman" w:cs="Times New Roman"/>
          <w:kern w:val="0"/>
        </w:rPr>
        <w:instrText xml:space="preserve"> ADDIN ZOTERO_ITEM CSL_CITATION {"citationID":"oc6ZcsJY","properties":{"unsorted":false,"formattedCitation":"(Toledo {\\i{}et al.} 2011, Itter {\\i{}et al.} 2017, Wei {\\i{}et al.} 2025)","plainCitation":"(Toledo et al. 2011, Itter et al. 2017, Wei et al. 2025)","noteIndex":0},"citationItems":[{"id":443,"uris":["http://zotero.org/users/local/5Susl5II/items/IV8BNV2E"],"itemData":{"id":443,"type":"article-journal","abstract":"1. Essential resources such as water, nutrients and light vary over space and time and plant growth rates are expected to vary accordingly. We examined the effects of climate, soil and logging disturbances on diameter growth rates at the tree and stand level, using 165 1-ha permanent sample plots distributed across Bolivian tropical lowland forests. 2. We predicted that growth rates would be higher in humid than in dry forests, higher in nutrient-rich than nutrient-poor forests and higher in logged than non-logged forests. 3. Across the 165 plots we found positive basal area increases at the stand level, which agree with the generally reported biomass increases in tropical forests. 4. Multiple regression analysis demonstrated that climate variables, in particular water availability, were the strongest drivers of tree growth. More rainfall, a shorter and less intense dry period and higher temperatures led to higher tree growth rates. 5. Tree growth increased modestly with soil fertility and basal area growth was greatest at intermediate soil fertility. Surprisingly, tree growth showed little or no relationship with total soil nitrogen or plant available soil phosphorus. 6. Growth rates increased in logged plots just after logging, but this effect disappeared after 6 years. 7. Synthesis. Climate is the strongest driver of spatial variation in tree growth, and climate change may therefore have large consequences for forest productivity and carbon sequestration. The negative impact of decreased rainfall and increased rainfall seasonality on tree growth might be partly offset by the positive impact of increased temperature in these forests.","citation-key":"toledoClimateStrongerDriver2011","container-title":"Journal of Ecology","DOI":"10.1111/j.1365-2745.2010.01741.x","ISSN":"1365-2745","issue":"1","language":"en","license":"© 2010 The Authors. Journal of Ecology © 2010 British Ecological Society","note":"_eprint: https://besjournals.onlinelibrary.wiley.com/doi/pdf/10.1111/j.1365-2745.2010.01741.x","page":"254-264","source":"Wiley Online Library","title":"Climate is a stronger driver of tree and forest growth rates than soil and disturbance","volume":"99","author":[{"family":"Toledo","given":"Marisol"},{"family":"Poorter","given":"Lourens"},{"family":"Peña-Claros","given":"Marielos"},{"family":"Alarcón","given":"Alfredo"},{"family":"Balcázar","given":"Julio"},{"family":"Leaño","given":"Claudio"},{"family":"Licona","given":"Juan Carlos"},{"family":"Llanque","given":"Oscar"},{"family":"Vroomans","given":"Vincent"},{"family":"Zuidema","given":"Pieter"},{"family":"Bongers","given":"Frans"}],"issued":{"date-parts":[["2011"]]}}},{"id":446,"uris":["http://zotero.org/users/local/5Susl5II/items/IUE3ED8J"],"itemData":{"id":446,"type":"article-journal","abstract":"Changes in the frequency, duration, and severity of climate extremes are forecast to occur under global climate change. The impacts of climate extremes on forest productivity and health remain difficult to predict due to potential interactions with disturbance events and forest dynamics—changes in forest stand composition, density, size and age structure over time. Such interactions may lead to non-linear forest growth responses to climate involving thresholds and lag effects. Understanding how forest dynamics influence growth responses to climate is particularly important given stand structure and composition can be modified through management to increase forest resistance and resilience to climate change. To inform such adaptive management, we develop a hierarchical Bayesian state space model in which climate effects on tree growth are allowed to vary over time and in relation to past climate extremes, disturbance events, and forest dynamics. The model is an important step toward integrating disturbance and forest dynamics into predictions of forest growth responses to climate extremes. We apply the model to a dendrochronology data set from forest stands of varying composition, structure, and development stage in northeastern Minnesota that have experienced extreme climate years and forest tent caterpillar defoliation events. Mean forest growth was most sensitive to water balance variables representing climatic water deficit. Forest growth responses to water deficit were partitioned into responses driven by climatic threshold exceedances and interactions with insect defoliation. Forest growth was both resistant and resilient to climate extremes with the majority of forest growth responses occurring after multiple climatic threshold exceedances across seasons and years. Interactions between climate and disturbance were observed in a subset of years with insect defoliation increasing forest growth sensitivity to water availability. Forest growth was particularly sensitive to climate extremes during periods of high stem density following major regeneration events when average inter-tree competition was high. Results suggest the resistance and resilience of forest growth to climate extremes can be increased through management steps such as thinning to reduce competition during early stages of stand development and small-group selection harvests to maintain forest structures characteristic of older, mature stands.","citation-key":"itterVariableEffectsClimate2017","container-title":"Ecological Applications","DOI":"10.1002/eap.1518","ISSN":"1939-5582","issue":"4","language":"en","license":"© 2017 by the Ecological Society of America","note":"_eprint: https://esajournals.onlinelibrary.wiley.com/doi/pdf/10.1002/eap.1518","page":"1082-1095","source":"Wiley Online Library","title":"Variable effects of climate on forest growth in relation to climate extremes, disturbance, and forest dynamics","volume":"27","author":[{"family":"Itter","given":"Malcolm S."},{"family":"Finley","given":"Andrew O."},{"family":"D'Amato","given":"Anthony W."},{"family":"Foster","given":"Jane R."},{"family":"Bradford","given":"John B."}],"issued":{"date-parts":[["2017"]]}}},{"id":385,"uris":["http://zotero.org/users/local/5Susl5II/items/C69JMW2U"],"itemData":{"id":385,"type":"article-journal","abstract":"The United States Forest Service Forest Inventory and Analysis (FIA) database is extensive and complex, requiring significant processing to link its multiple tables. In addition, integrating FIA data with external datasets, such as climate data and remote sensing products, involves substantial preprocessing and computational effort, posing challenges for users without advanced programming expertise.","citation-key":"weiPyFIAAnalyzingVisualizing2025","container-title":"Carbon Balance and Management","DOI":"10.1186/s13021-025-00364-7","ISSN":"1750-0680","issue":"1","journalAbbreviation":"Carbon Balance Manage","language":"en","page":"18","source":"Springer Link","title":"PyFIA: analyzing and visualizing forest attributes using the United States Forest Inventory and Analysis database","title-short":"PyFIA","volume":"21","author":[{"family":"Wei","given":"Xinyuan"},{"family":"Hayes","given":"Daniel"},{"family":"McHale","given":"Gregory"},{"family":"Zhao","given":"Jianheng"},{"family":"Weiskittel","given":"Aaron"},{"family":"Daigneault","given":"Adam"}],"issued":{"date-parts":[["2025",12,14]]}}}],"schema":"https://github.com/citation-style-language/schema/raw/master/csl-citation.json"} </w:instrText>
      </w:r>
      <w:r w:rsidR="00A47618" w:rsidRPr="00486C62">
        <w:rPr>
          <w:rFonts w:ascii="Times New Roman" w:hAnsi="Times New Roman" w:cs="Times New Roman"/>
          <w:kern w:val="0"/>
        </w:rPr>
        <w:fldChar w:fldCharType="separate"/>
      </w:r>
      <w:r w:rsidR="00A47618" w:rsidRPr="00A47618">
        <w:rPr>
          <w:kern w:val="0"/>
        </w:rPr>
        <w:t xml:space="preserve">(Toledo </w:t>
      </w:r>
      <w:r w:rsidR="00A47618" w:rsidRPr="00A47618">
        <w:rPr>
          <w:i/>
          <w:iCs/>
          <w:kern w:val="0"/>
        </w:rPr>
        <w:t>et al.</w:t>
      </w:r>
      <w:r w:rsidR="00A47618" w:rsidRPr="00A47618">
        <w:rPr>
          <w:kern w:val="0"/>
        </w:rPr>
        <w:t xml:space="preserve"> 2011, Itter </w:t>
      </w:r>
      <w:r w:rsidR="00A47618" w:rsidRPr="00A47618">
        <w:rPr>
          <w:i/>
          <w:iCs/>
          <w:kern w:val="0"/>
        </w:rPr>
        <w:t>et al.</w:t>
      </w:r>
      <w:r w:rsidR="00A47618" w:rsidRPr="00A47618">
        <w:rPr>
          <w:kern w:val="0"/>
        </w:rPr>
        <w:t xml:space="preserve"> 2017, Wei </w:t>
      </w:r>
      <w:r w:rsidR="00A47618" w:rsidRPr="00A47618">
        <w:rPr>
          <w:i/>
          <w:iCs/>
          <w:kern w:val="0"/>
        </w:rPr>
        <w:t>et al.</w:t>
      </w:r>
      <w:r w:rsidR="00A47618" w:rsidRPr="00A47618">
        <w:rPr>
          <w:kern w:val="0"/>
        </w:rPr>
        <w:t xml:space="preserve"> 2025)</w:t>
      </w:r>
      <w:r w:rsidR="00A47618" w:rsidRPr="00486C62">
        <w:rPr>
          <w:rFonts w:ascii="Times New Roman" w:hAnsi="Times New Roman" w:cs="Times New Roman"/>
          <w:kern w:val="0"/>
        </w:rPr>
        <w:fldChar w:fldCharType="end"/>
      </w:r>
      <w:r w:rsidRPr="003302DB">
        <w:rPr>
          <w:rFonts w:ascii="Times New Roman" w:hAnsi="Times New Roman" w:cs="Times New Roman"/>
        </w:rPr>
        <w:t xml:space="preserve">. Operational inventories, like national forest inventories, </w:t>
      </w:r>
      <w:r w:rsidR="00DE3610">
        <w:rPr>
          <w:rFonts w:ascii="Times New Roman" w:hAnsi="Times New Roman" w:cs="Times New Roman"/>
        </w:rPr>
        <w:t>are designed</w:t>
      </w:r>
      <w:r w:rsidRPr="003302DB">
        <w:rPr>
          <w:rFonts w:ascii="Times New Roman" w:hAnsi="Times New Roman" w:cs="Times New Roman"/>
        </w:rPr>
        <w:t xml:space="preserve"> to capture tree and stand characteristics </w:t>
      </w:r>
      <w:r w:rsidR="00DE3610">
        <w:rPr>
          <w:rFonts w:ascii="Times New Roman" w:hAnsi="Times New Roman" w:cs="Times New Roman"/>
        </w:rPr>
        <w:t>across</w:t>
      </w:r>
      <w:r w:rsidRPr="003302DB">
        <w:rPr>
          <w:rFonts w:ascii="Times New Roman" w:hAnsi="Times New Roman" w:cs="Times New Roman"/>
        </w:rPr>
        <w:t xml:space="preserve"> large scales and </w:t>
      </w:r>
      <w:r w:rsidR="00DE3610">
        <w:rPr>
          <w:rFonts w:ascii="Times New Roman" w:hAnsi="Times New Roman" w:cs="Times New Roman"/>
        </w:rPr>
        <w:t>at</w:t>
      </w:r>
      <w:r w:rsidRPr="003302DB">
        <w:rPr>
          <w:rFonts w:ascii="Times New Roman" w:hAnsi="Times New Roman" w:cs="Times New Roman"/>
        </w:rPr>
        <w:t xml:space="preserve"> high </w:t>
      </w:r>
      <w:r w:rsidR="00DE3610">
        <w:rPr>
          <w:rFonts w:ascii="Times New Roman" w:hAnsi="Times New Roman" w:cs="Times New Roman"/>
        </w:rPr>
        <w:t>resolution</w:t>
      </w:r>
      <w:r w:rsidRPr="003302DB">
        <w:rPr>
          <w:rFonts w:ascii="Times New Roman" w:hAnsi="Times New Roman" w:cs="Times New Roman"/>
        </w:rPr>
        <w:t xml:space="preserve">, but </w:t>
      </w:r>
      <w:r w:rsidR="00DE3610">
        <w:rPr>
          <w:rFonts w:ascii="Times New Roman" w:hAnsi="Times New Roman" w:cs="Times New Roman"/>
        </w:rPr>
        <w:t xml:space="preserve">they </w:t>
      </w:r>
      <w:r w:rsidRPr="003302DB">
        <w:rPr>
          <w:rFonts w:ascii="Times New Roman" w:hAnsi="Times New Roman" w:cs="Times New Roman"/>
        </w:rPr>
        <w:t xml:space="preserve">typically </w:t>
      </w:r>
      <w:r w:rsidR="00DE3610">
        <w:rPr>
          <w:rFonts w:ascii="Times New Roman" w:hAnsi="Times New Roman" w:cs="Times New Roman"/>
        </w:rPr>
        <w:t xml:space="preserve">lack </w:t>
      </w:r>
      <w:r w:rsidRPr="003302DB">
        <w:rPr>
          <w:rFonts w:ascii="Times New Roman" w:hAnsi="Times New Roman" w:cs="Times New Roman"/>
        </w:rPr>
        <w:t xml:space="preserve">detailed environmental data, despite </w:t>
      </w:r>
      <w:r w:rsidR="00DE3610">
        <w:rPr>
          <w:rFonts w:ascii="Times New Roman" w:hAnsi="Times New Roman" w:cs="Times New Roman"/>
        </w:rPr>
        <w:t>its</w:t>
      </w:r>
      <w:r w:rsidRPr="003302DB">
        <w:rPr>
          <w:rFonts w:ascii="Times New Roman" w:hAnsi="Times New Roman" w:cs="Times New Roman"/>
        </w:rPr>
        <w:t xml:space="preserve"> known influence on forest systems. They are excluded because collection methods to produce long-term environmental data are time-consuming and expensive for small areas and impossible for large scale forest inventories</w:t>
      </w:r>
      <w:r w:rsidR="00E854DC">
        <w:rPr>
          <w:rFonts w:ascii="Times New Roman" w:hAnsi="Times New Roman" w:cs="Times New Roman"/>
        </w:rPr>
        <w:t xml:space="preserve"> </w:t>
      </w:r>
      <w:r w:rsidR="00E854DC" w:rsidRPr="000817DD">
        <w:rPr>
          <w:rFonts w:ascii="Times New Roman" w:hAnsi="Times New Roman" w:cs="Times New Roman"/>
        </w:rPr>
        <w:fldChar w:fldCharType="begin"/>
      </w:r>
      <w:r w:rsidR="00E854DC" w:rsidRPr="000817DD">
        <w:rPr>
          <w:rFonts w:ascii="Times New Roman" w:hAnsi="Times New Roman" w:cs="Times New Roman"/>
        </w:rPr>
        <w:instrText xml:space="preserve"> ADDIN ZOTERO_ITEM CSL_CITATION {"citationID":"2a8xnjiB","properties":{"unsorted":false,"formattedCitation":"(Thammanu {\\i{}et al.} 2020)","plainCitation":"(Thammanu et al. 2020)","noteIndex":0},"citationItems":[{"id":441,"uris":["http://zotero.org/users/local/5Susl5II/items/BN2X3BZH"],"itemData":{"id":441,"type":"article-journal","abstract":"Understanding the environmental factors that influence tree species composition is essential for successful management of biodiversity and sustainable use of community forest resources. This study aims to assess tree species composition and distribution in the deciduous Ban Mae Chiang Rai Lum Community Forest in Northern Thailand and to analyze the influence of environmental factors on tree biodiversity in the forest. We conducted a stratified systematic sampling of the forest’s total area of 3925 ha, and twenty-five 0.16 ha survey plots were established in three different stands of the deciduous forests to estimate and characterize the difference in biological diversity among the stands. Canonical correspondence analysis (CCA) was used to investigate the environment factors affecting such differences in biodiversity of the stands. The results showed a high diversity of trees in the forest as 197 species, 144 genera, and 62 plant families were recorded. The CCA ordination identified the environmental factors—the most important of which were elevation, distance to streams, soil moisture, organic matter, and distance to communities—that significantly influenced the diversity and distribution of tree species (p &lt; 0.05) in the community forest. Our findings indicate that the implementation of drought reduction measures such as building check dams, fire protection, and monitoring community forest-product usage would be recommended to further biodiversity conservation and the sustainable use of community forest resources.","citation-key":"thammanuInfluenceEnvironmentalFactors2020","container-title":"Journal of Forestry Research","DOI":"10.1007/s11676-020-01239-y","ISSN":"1993-0607","issue":"2","language":"En","license":"2020 The Author(s)","page":"649-662","publisher":"Springer","source":"link.springer.com","title":"The influence of environmental factors on species composition and distribution in a community forest in Northern Thailand","volume":"32","author":[{"family":"Thammanu","given":"Siriluck"},{"family":"Marod","given":"Dokrak"},{"family":"Han","given":"Hee"},{"family":"Bhusal","given":"Narayan"},{"family":"Asanok","given":"Lamthai"},{"family":"Ketdee","given":"Pipat"},{"family":"Gaewsingha","given":"Noppakoon"},{"family":"Lee","given":"Seunghyun"},{"family":"Chung","given":"Joosang"}],"issued":{"date-parts":[["2020",10,30]]}}}],"schema":"https://github.com/citation-style-language/schema/raw/master/csl-citation.json"} </w:instrText>
      </w:r>
      <w:r w:rsidR="00E854DC" w:rsidRPr="000817DD">
        <w:rPr>
          <w:rFonts w:ascii="Times New Roman" w:hAnsi="Times New Roman" w:cs="Times New Roman"/>
        </w:rPr>
        <w:fldChar w:fldCharType="separate"/>
      </w:r>
      <w:r w:rsidR="00E854DC" w:rsidRPr="000817DD">
        <w:rPr>
          <w:rFonts w:ascii="Times New Roman" w:hAnsi="Times New Roman" w:cs="Times New Roman"/>
        </w:rPr>
        <w:t xml:space="preserve">(Thammanu </w:t>
      </w:r>
      <w:r w:rsidR="00E854DC" w:rsidRPr="000817DD">
        <w:rPr>
          <w:rFonts w:ascii="Times New Roman" w:hAnsi="Times New Roman" w:cs="Times New Roman"/>
          <w:i/>
          <w:iCs/>
        </w:rPr>
        <w:t>et al.</w:t>
      </w:r>
      <w:r w:rsidR="00E854DC" w:rsidRPr="000817DD">
        <w:rPr>
          <w:rFonts w:ascii="Times New Roman" w:hAnsi="Times New Roman" w:cs="Times New Roman"/>
        </w:rPr>
        <w:t xml:space="preserve"> 2020)</w:t>
      </w:r>
      <w:r w:rsidR="00E854DC" w:rsidRPr="000817DD">
        <w:rPr>
          <w:rFonts w:ascii="Times New Roman" w:hAnsi="Times New Roman" w:cs="Times New Roman"/>
        </w:rPr>
        <w:fldChar w:fldCharType="end"/>
      </w:r>
      <w:r w:rsidRPr="003302DB">
        <w:rPr>
          <w:rFonts w:ascii="Times New Roman" w:hAnsi="Times New Roman" w:cs="Times New Roman"/>
        </w:rPr>
        <w:t xml:space="preserve">. </w:t>
      </w:r>
      <w:r w:rsidR="00DE3610" w:rsidRPr="00DE3610">
        <w:rPr>
          <w:rFonts w:ascii="Times New Roman" w:hAnsi="Times New Roman" w:cs="Times New Roman"/>
        </w:rPr>
        <w:t xml:space="preserve">This absence reflects both logistical and conceptual constraints: collecting long-term environmental data is time-consuming and costly </w:t>
      </w:r>
      <w:r w:rsidR="00C14EE6" w:rsidRPr="00DE3610">
        <w:rPr>
          <w:rFonts w:ascii="Times New Roman" w:hAnsi="Times New Roman" w:cs="Times New Roman"/>
        </w:rPr>
        <w:t>in</w:t>
      </w:r>
      <w:r w:rsidR="00DE3610" w:rsidRPr="00DE3610">
        <w:rPr>
          <w:rFonts w:ascii="Times New Roman" w:hAnsi="Times New Roman" w:cs="Times New Roman"/>
        </w:rPr>
        <w:t xml:space="preserve"> small areas, and becomes </w:t>
      </w:r>
      <w:commentRangeStart w:id="6"/>
      <w:r w:rsidR="00DE3610" w:rsidRPr="00DE3610">
        <w:rPr>
          <w:rFonts w:ascii="Times New Roman" w:hAnsi="Times New Roman" w:cs="Times New Roman"/>
        </w:rPr>
        <w:t>impossible</w:t>
      </w:r>
      <w:commentRangeEnd w:id="6"/>
      <w:r w:rsidR="00D51732" w:rsidRPr="00DE3610">
        <w:rPr>
          <w:rStyle w:val="CommentReference"/>
          <w:rFonts w:ascii="Times New Roman" w:hAnsi="Times New Roman" w:cs="Times New Roman"/>
          <w:sz w:val="24"/>
          <w:szCs w:val="24"/>
        </w:rPr>
        <w:commentReference w:id="6"/>
      </w:r>
      <w:r w:rsidR="00C14EE6" w:rsidRPr="00DE3610">
        <w:rPr>
          <w:rFonts w:ascii="Times New Roman" w:hAnsi="Times New Roman" w:cs="Times New Roman"/>
        </w:rPr>
        <w:t xml:space="preserve"> </w:t>
      </w:r>
      <w:r w:rsidR="00DE3610" w:rsidRPr="00DE3610">
        <w:rPr>
          <w:rFonts w:ascii="Times New Roman" w:hAnsi="Times New Roman" w:cs="Times New Roman"/>
        </w:rPr>
        <w:t>at the scale of forest inventories, while the primary goal of these programs is to quantify forest structure rather</w:t>
      </w:r>
      <w:r w:rsidR="00C14EE6">
        <w:rPr>
          <w:rFonts w:ascii="Times New Roman" w:hAnsi="Times New Roman" w:cs="Times New Roman"/>
        </w:rPr>
        <w:t xml:space="preserve"> </w:t>
      </w:r>
      <w:r w:rsidR="00DE3610" w:rsidRPr="00DE3610">
        <w:rPr>
          <w:rFonts w:ascii="Times New Roman" w:hAnsi="Times New Roman" w:cs="Times New Roman"/>
        </w:rPr>
        <w:t>than environmental conditions. </w:t>
      </w:r>
      <w:r w:rsidR="00C14EE6">
        <w:rPr>
          <w:rFonts w:ascii="Times New Roman" w:hAnsi="Times New Roman" w:cs="Times New Roman"/>
        </w:rPr>
        <w:t>As a result, foresters seeking to include environmental data into research or management have increasingly turned to geospatial data to fill these gaps. Geospatial data provide continuous, long-term records of environmental or climate variables and capture metrics that are best measured remotely, such as the Normalized Difference Vegetation Index derived from Landsat’s multi-spectral imagery</w:t>
      </w:r>
      <w:r w:rsidR="00A47618">
        <w:rPr>
          <w:rFonts w:ascii="Times New Roman" w:hAnsi="Times New Roman" w:cs="Times New Roman"/>
        </w:rPr>
        <w:t xml:space="preserve"> </w:t>
      </w:r>
      <w:r w:rsidR="00A47618">
        <w:rPr>
          <w:rFonts w:ascii="Times New Roman" w:hAnsi="Times New Roman" w:cs="Times New Roman"/>
        </w:rPr>
        <w:lastRenderedPageBreak/>
        <w:fldChar w:fldCharType="begin"/>
      </w:r>
      <w:r w:rsidR="00A47618">
        <w:rPr>
          <w:rFonts w:ascii="Times New Roman" w:hAnsi="Times New Roman" w:cs="Times New Roman"/>
        </w:rPr>
        <w:instrText xml:space="preserve"> ADDIN ZOTERO_ITEM CSL_CITATION {"citationID":"JB7vu7KT","properties":{"unsorted":false,"formattedCitation":"(Chi {\\i{}et al.} 2016, Chinembiri Tsikai Solomon, Mutanga, and Dube 2022, Yang {\\i{}et al.} 2022, Chinembiri Tsikai S., Mutanga, and Dube 2024, Jha {\\i{}et al.} 2024)","plainCitation":"(Chi et al. 2016, Chinembiri Tsikai Solomon, Mutanga, and Dube 2022, Yang et al. 2022, Chinembiri Tsikai S., Mutanga, and Dube 2024, Jha et al. 2024)","noteIndex":0},"citationItems":[{"id":30,"uris":["http://zotero.org/users/local/5Susl5II/items/KY5L943K"],"itemData":{"id":30,"type":"article-journal","citation-key":"chiBigDataRemote2016","container-title":"Proceedings of the IEEE","DOI":"10.1109/JPROC.2016.2598228","ISSN":"0018-9219, 1558-2256","issue":"11","journalAbbreviation":"Proc. IEEE","language":"en","license":"https://ieeexplore.ieee.org/Xplorehelp/downloads/license-information/IEEE.html","page":"2207-2219","source":"DOI.org (Crossref)","title":"Big Data for Remote Sensing: Challenges and Opportunities","title-short":"Big Data for Remote Sensing","volume":"104","author":[{"family":"Chi","given":"Mingmin"},{"family":"Plaza","given":"Antonio"},{"family":"Benediktsson","given":"Jon Atli"},{"family":"Sun","given":"Zhongyi"},{"family":"Shen","given":"Jinsheng"},{"family":"Zhu","given":"Yangyong"}],"issued":{"date-parts":[["2016",11]]}}},{"id":126,"uris":["http://zotero.org/users/local/5Susl5II/items/DIJPC2P9"],"itemData":{"id":126,"type":"article-journal","abstract":"This study sought to establish the performance of Spatially Varying Coefficient (SVC) Bayesian Hierarchical models using Landsat-8, and Sentinel-2 derived auxiliary information in predicting plantation forest carbon (C) stock in the eastern highlands of Zimbabwe. The development and implementation of Zimbabwe’s land reform program undertaken in the year 2000 and the subsequent redistribution and resizing of large-scale land holdings are hypothesized to have created heterogeneity in aboveground forest biomass in plantation ecosystems. The Bayesian hierarchical framework, accommodating residual spatial dependence and non-stationarity of model predictors, was evaluated. Firstly, SVC models utilizing Normalized Difference Vegetation Index (NDVI), Soil Adjusted Vegetation Index (SAVI), and Enhanced Vegetation Index (EVI), derived from Landsat-8 and Sentinel-2 data and 191 sampled C stock observations were constructed. The SVC models built for each of the two multispectral remote sensing data sets were assessed based on the goodness of fit criterion as well as the predictive performance using a 10-fold cross-validation technique. The introduction of spatial random effects in the form of Landsat-8 and Sentinel-2 derived covariates to the model intercept improved the model fit and predictive performance where residual spatial dependence was dominant. For the Landsat-8 C stock predictive model, the RMSPE for the non-spatial, Spatially Varying Intercept (SVI) and SVC models were 8 MgCha−1, 7.77 MgCha−1, and 6.42 MgCha−1 whilst it was 7.85 MgCha−1, 7.69 MgCha−1 and 6.23 MgCha−1 for the Sentinel-2 C stock predictive models, respectively. Overall, the Sentinel-2-based SVC model was preferred for predicting C stock in plantation forest ecosystems as its model provided marginally tighter credible intervals, [1.17–1.60] MgCha−1 when compared to the Landsat-8 based SVC model with 95% credible intervals of [1.13–1.62] Mg Cha−1. The built SVC models provided an understanding of the performance of the multispectral remote sensing derived predictors for modeling C stock and thus provided an essential foundation required for updating the current carbon forest plantation databases.","citation-key":"chinembiriLandsat8Sentinel2Based2022","container-title":"Remote Sensing","DOI":"10.3390/rs14225676","ISSN":"2072-4292","issue":"22","language":"en","license":"http://creativecommons.org/licenses/by/3.0/","page":"5676","publisher":"Multidisciplinary Digital Publishing Institute","source":"www.mdpi.com","title":"Landsat-8 and Sentinel-2 Based Prediction of Forest Plantation C Stock Using Spatially Varying Coefficient Bayesian Hierarchical Models","volume":"14","author":[{"family":"Chinembiri","given":"Tsikai Solomon"},{"family":"Mutanga","given":"Onisimo"},{"family":"Dube","given":"Timothy"}],"issued":{"date-parts":[["2022",1]]}}},{"id":36,"uris":["http://zotero.org/users/local/5Susl5II/items/4QYFTJP4"],"itemData":{"id":36,"type":"article-journal","abstract":"Accurately characterizing the relationships between tree height and diameter at breast height (DBH) is vital to quantify productivity and predict tree growth for forest management. This study makes use of data from forest inventories in the Caribbean islands of Puerto Rico, Trinidad and the U.S. Virgin Islands to compare the efficacy of parametric mixed models, random forest and mixed-effects random forest algorithms (MERF) for modeling tree species-specific H-D relationships. MERF as a semi-parametric approach is advantageous for handling high dimensional and complex datasets using the random forest algorithm, as well as to provide species-specific predictions with random effects in the mixed model framework. A total of 37,124 observations used in analyses were collected from 645 permanent sample plots across three Caribbean islands, including 309 species in Puerto Rico, 121 species in the U.S. Virgin Islands and 34 species in Trinidad.","citation-key":"yangCharacterizingHeightdiameterRelationships2022","container-title":"Forest Ecology and Management","DOI":"10.1016/j.foreco.2022.120507","ISSN":"03781127","journalAbbreviation":"Forest Ecology and Management","language":"en","page":"120507","source":"DOI.org (Crossref)","title":"Characterizing height-diameter relationships for Caribbean trees using mixed-effects random forest algorithm","volume":"524","author":[{"family":"Yang","given":"Sheng-I"},{"family":"Brandeis","given":"Thomas J."},{"family":"Helmer","given":"Eileen H."},{"family":"Oatham","given":"Michael P."},{"family":"Heartsill-Scalley","given":"Tamara"},{"family":"Marcano-Vega","given":"Humfredo"}],"issued":{"date-parts":[["2022",11]]}}},{"id":124,"uris":["http://zotero.org/users/local/5Susl5II/items/JX7WHYUP"],</w:instrText>
      </w:r>
      <w:r w:rsidR="00A47618" w:rsidRPr="00C36464">
        <w:rPr>
          <w:rFonts w:ascii="Times New Roman" w:hAnsi="Times New Roman" w:cs="Times New Roman"/>
          <w:lang w:val="fr-FR"/>
        </w:rPr>
        <w:instrText xml:space="preserve">"itemData":{"id":124,"type":"article-journal","citation-key":"chinembiriMultisourceDataApproach2024","container-title":"GIScience &amp; Remote Sensing","DOI":"10.1080/15481603.2024.2303868","ISSN":"1548-1603, 1943-7226","issue":"1","journalAbbreviation":"GIScience &amp; Remote Sensing","language":"en","page":"2303868","source":"DOI.org (Crossref)","title":"A multi-source data approach to carbon stock prediction using Bayesian hierarchical geostatistical models in plantation forest ecosystems","volume":"61","author":[{"family":"Chinembiri","given":"Tsikai S."},{"family":"Mutanga","given":"Onisimo"},{"family":"Dube","given":"Timothy"}],"issued":{"date-parts":[["2024",12,31]]}}},{"id":186,"uris":["http://zotero.org/users/local/5Susl5II/items/6B9ZW3LM"],"itemData":{"id":186,"type":"article-journal","citation-key":"jhaQuantifyingForestAboveground2024","DOI":"10.2737/SRS-GTR-274-Pap8","language":"en","page":"51-57","source":"research.fs.usda.gov","title":"Quantifying Forest Aboveground Biomass Using Remote Sensing and Ground Measurements for Mixed Hardwood Forests in East Tennessee","volume":"274","author":[{"family":"Jha","given":"Sakar"},{"family":"Yang","given":"Sheng-I."},{"family":"Hale","given":"D. Stuart"},{"family":"Shoch","given":"David"},{"family":"Johnson","given":"Trisha"},{"family":"Hodges","given":"Donald G."},{"family":"Hoyt","given":"Kevin P."}],"issued":{"date-parts":[["2024"]]}}}],"schema":"https://github.com/citation-style-language/schema/raw/master/csl-citation.json"} </w:instrText>
      </w:r>
      <w:r w:rsidR="00A47618">
        <w:rPr>
          <w:rFonts w:ascii="Times New Roman" w:hAnsi="Times New Roman" w:cs="Times New Roman"/>
        </w:rPr>
        <w:fldChar w:fldCharType="separate"/>
      </w:r>
      <w:r w:rsidR="00A47618" w:rsidRPr="00C36464">
        <w:rPr>
          <w:kern w:val="0"/>
          <w:lang w:val="fr-FR"/>
        </w:rPr>
        <w:t xml:space="preserve">(Chi </w:t>
      </w:r>
      <w:r w:rsidR="00A47618" w:rsidRPr="00C36464">
        <w:rPr>
          <w:i/>
          <w:iCs/>
          <w:kern w:val="0"/>
          <w:lang w:val="fr-FR"/>
        </w:rPr>
        <w:t>et al.</w:t>
      </w:r>
      <w:r w:rsidR="00A47618" w:rsidRPr="00C36464">
        <w:rPr>
          <w:kern w:val="0"/>
          <w:lang w:val="fr-FR"/>
        </w:rPr>
        <w:t xml:space="preserve"> 2016, Chinembiri Tsikai Solomon, Mutanga, and Dube 2022, Yang </w:t>
      </w:r>
      <w:r w:rsidR="00A47618" w:rsidRPr="00C36464">
        <w:rPr>
          <w:i/>
          <w:iCs/>
          <w:kern w:val="0"/>
          <w:lang w:val="fr-FR"/>
        </w:rPr>
        <w:t>et al.</w:t>
      </w:r>
      <w:r w:rsidR="00A47618" w:rsidRPr="00C36464">
        <w:rPr>
          <w:kern w:val="0"/>
          <w:lang w:val="fr-FR"/>
        </w:rPr>
        <w:t xml:space="preserve"> 2022, Chinembiri Tsikai S., Mutanga, and Dube 2024, Jha </w:t>
      </w:r>
      <w:r w:rsidR="00A47618" w:rsidRPr="00C36464">
        <w:rPr>
          <w:i/>
          <w:iCs/>
          <w:kern w:val="0"/>
          <w:lang w:val="fr-FR"/>
        </w:rPr>
        <w:t>et al.</w:t>
      </w:r>
      <w:r w:rsidR="00A47618" w:rsidRPr="00C36464">
        <w:rPr>
          <w:kern w:val="0"/>
          <w:lang w:val="fr-FR"/>
        </w:rPr>
        <w:t xml:space="preserve"> 2024)</w:t>
      </w:r>
      <w:r w:rsidR="00A47618">
        <w:rPr>
          <w:rFonts w:ascii="Times New Roman" w:hAnsi="Times New Roman" w:cs="Times New Roman"/>
        </w:rPr>
        <w:fldChar w:fldCharType="end"/>
      </w:r>
      <w:r w:rsidRPr="003302DB">
        <w:rPr>
          <w:rFonts w:ascii="Times New Roman" w:hAnsi="Times New Roman" w:cs="Times New Roman"/>
          <w:lang w:val="fr-FR"/>
        </w:rPr>
        <w:t xml:space="preserve">. </w:t>
      </w:r>
      <w:r w:rsidRPr="003302DB">
        <w:rPr>
          <w:rFonts w:ascii="Times New Roman" w:hAnsi="Times New Roman" w:cs="Times New Roman"/>
        </w:rPr>
        <w:t xml:space="preserve">The most notable strength of geospatial data is its temporal and spatial continuity over large areas, which allows for easy integration into forest inventories. </w:t>
      </w:r>
      <w:r w:rsidR="00C14EE6">
        <w:rPr>
          <w:rFonts w:ascii="Times New Roman" w:hAnsi="Times New Roman" w:cs="Times New Roman"/>
        </w:rPr>
        <w:t>Thus, w</w:t>
      </w:r>
      <w:r w:rsidRPr="003302DB">
        <w:rPr>
          <w:rFonts w:ascii="Times New Roman" w:hAnsi="Times New Roman" w:cs="Times New Roman"/>
        </w:rPr>
        <w:t>hile existing forest inventories remain a crucial part of a forester’s toolbox, estimations of forest health, biomass, and disturbance, and climate drivers are</w:t>
      </w:r>
      <w:r w:rsidR="00C14EE6">
        <w:rPr>
          <w:rFonts w:ascii="Times New Roman" w:hAnsi="Times New Roman" w:cs="Times New Roman"/>
        </w:rPr>
        <w:t xml:space="preserve"> substantially</w:t>
      </w:r>
      <w:r w:rsidRPr="003302DB">
        <w:rPr>
          <w:rFonts w:ascii="Times New Roman" w:hAnsi="Times New Roman" w:cs="Times New Roman"/>
        </w:rPr>
        <w:t xml:space="preserve"> improved with the inclusion of geospatial data.</w:t>
      </w:r>
    </w:p>
    <w:p w14:paraId="5B2F19EC" w14:textId="77777777" w:rsidR="00552FA1" w:rsidRDefault="00A4183F">
      <w:pPr>
        <w:rPr>
          <w:ins w:id="7" w:author="Gifford, Tyler" w:date="2026-06-17T15:11:00Z" w16du:dateUtc="2026-06-17T19:11:00Z"/>
          <w:rFonts w:ascii="Times New Roman" w:hAnsi="Times New Roman" w:cs="Times New Roman"/>
        </w:rPr>
      </w:pPr>
      <w:r w:rsidRPr="0039080D">
        <w:rPr>
          <w:rFonts w:ascii="Times New Roman" w:hAnsi="Times New Roman" w:cs="Times New Roman"/>
        </w:rPr>
        <w:tab/>
      </w:r>
      <w:r w:rsidR="004E30B4">
        <w:rPr>
          <w:rFonts w:ascii="Times New Roman" w:hAnsi="Times New Roman" w:cs="Times New Roman"/>
          <w:color w:val="000000" w:themeColor="text1"/>
        </w:rPr>
        <w:t>The</w:t>
      </w:r>
      <w:r w:rsidR="00EC71A1" w:rsidRPr="0039080D">
        <w:rPr>
          <w:rFonts w:ascii="Times New Roman" w:hAnsi="Times New Roman" w:cs="Times New Roman"/>
        </w:rPr>
        <w:t xml:space="preserve"> specialized </w:t>
      </w:r>
      <w:r w:rsidR="004919C4" w:rsidRPr="0039080D">
        <w:rPr>
          <w:rFonts w:ascii="Times New Roman" w:hAnsi="Times New Roman" w:cs="Times New Roman"/>
        </w:rPr>
        <w:t xml:space="preserve">technical </w:t>
      </w:r>
      <w:r w:rsidR="00EC71A1" w:rsidRPr="0039080D">
        <w:rPr>
          <w:rFonts w:ascii="Times New Roman" w:hAnsi="Times New Roman" w:cs="Times New Roman"/>
        </w:rPr>
        <w:t xml:space="preserve">knowledge needed </w:t>
      </w:r>
      <w:r w:rsidR="00B709C7" w:rsidRPr="0039080D">
        <w:rPr>
          <w:rFonts w:ascii="Times New Roman" w:hAnsi="Times New Roman" w:cs="Times New Roman"/>
        </w:rPr>
        <w:t>to utilize geospatial technologies</w:t>
      </w:r>
      <w:r w:rsidR="00603EEC" w:rsidRPr="0039080D">
        <w:rPr>
          <w:rFonts w:ascii="Times New Roman" w:hAnsi="Times New Roman" w:cs="Times New Roman"/>
        </w:rPr>
        <w:t xml:space="preserve"> </w:t>
      </w:r>
      <w:r w:rsidR="00B709C7" w:rsidRPr="0039080D">
        <w:rPr>
          <w:rFonts w:ascii="Times New Roman" w:hAnsi="Times New Roman" w:cs="Times New Roman"/>
        </w:rPr>
        <w:t>poses</w:t>
      </w:r>
      <w:r w:rsidR="004919C4" w:rsidRPr="0039080D">
        <w:rPr>
          <w:rFonts w:ascii="Times New Roman" w:hAnsi="Times New Roman" w:cs="Times New Roman"/>
        </w:rPr>
        <w:t xml:space="preserve"> a</w:t>
      </w:r>
      <w:r w:rsidR="00C54E01" w:rsidRPr="0039080D">
        <w:rPr>
          <w:rFonts w:ascii="Times New Roman" w:hAnsi="Times New Roman" w:cs="Times New Roman"/>
        </w:rPr>
        <w:t xml:space="preserve"> significant barrier</w:t>
      </w:r>
      <w:r w:rsidR="004919C4" w:rsidRPr="0039080D">
        <w:rPr>
          <w:rFonts w:ascii="Times New Roman" w:hAnsi="Times New Roman" w:cs="Times New Roman"/>
        </w:rPr>
        <w:t xml:space="preserve"> for foresters to overcome</w:t>
      </w:r>
      <w:r w:rsidR="00080B45" w:rsidRPr="0039080D">
        <w:rPr>
          <w:rFonts w:ascii="Times New Roman" w:hAnsi="Times New Roman" w:cs="Times New Roman"/>
        </w:rPr>
        <w:t xml:space="preserve">, </w:t>
      </w:r>
      <w:r w:rsidR="00073B44" w:rsidRPr="0039080D">
        <w:rPr>
          <w:rFonts w:ascii="Times New Roman" w:hAnsi="Times New Roman" w:cs="Times New Roman"/>
        </w:rPr>
        <w:t xml:space="preserve">thereby </w:t>
      </w:r>
      <w:r w:rsidR="00080B45" w:rsidRPr="0039080D">
        <w:rPr>
          <w:rFonts w:ascii="Times New Roman" w:hAnsi="Times New Roman" w:cs="Times New Roman"/>
        </w:rPr>
        <w:t xml:space="preserve">preventing </w:t>
      </w:r>
      <w:r w:rsidR="00603EEC" w:rsidRPr="0039080D">
        <w:rPr>
          <w:rFonts w:ascii="Times New Roman" w:hAnsi="Times New Roman" w:cs="Times New Roman"/>
        </w:rPr>
        <w:t>geospatial</w:t>
      </w:r>
      <w:r w:rsidR="00080B45" w:rsidRPr="0039080D">
        <w:rPr>
          <w:rFonts w:ascii="Times New Roman" w:hAnsi="Times New Roman" w:cs="Times New Roman"/>
        </w:rPr>
        <w:t xml:space="preserve"> data from being used to its fullest potential</w:t>
      </w:r>
      <w:r w:rsidR="00B24F21" w:rsidRPr="0039080D">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{"citationID":"uZqKHVUz","properties":{"unsorted":false,"formattedCitation":"(Ziegler and Chasins 2023, Fassnacht {\\i{}et al.} 2024)","plainCitation":"(Ziegler and Chasins 2023, Fassnacht et al. 2024)","noteIndex":0},"citationItems":[{"id":449,"uris":["http://zotero.org/users/local/5Susl5II/items/K4JN8GQR"],"itemData":{"id":449,"type":"paper-conference","abstract":"Geospatial data is playing an increasingly critical role in the work of Earth and climate scientists, social scientists, and data journalists exploring spatiotemporal change in our environment and societies. However, existing software and programming tools for geospatial analysis and visualization are challenging to learn and difficult to use. The aim of this work is to identify the unmet computing needs of the diverse and expanding community of geospatial data users. We conducted a contextual inquiry study (n = 25) with domain experts using geospatial data in their current work. Through a thematic analysis, we found that participants struggled to (1)&amp;nbsp;find and transform geospatial data to satisfy spatiotemporal constraints, (2)&amp;nbsp;understand the behavior of geospatial operators, (3)&amp;nbsp;track geospatial data provenance, and (4)&amp;nbsp;explore the cartographic design space. These findings suggest design opportunities for developers and designers of geospatial analysis and visualization systems.","citation-key":"zieglerNeedFindingStudyUsers2023","collection-title":"CHI '23","container-title":"Proceedings of the 2023 CHI Conference on Human Factors in Computing Systems","DOI":"10.1145/3544548.3581370","ISBN":"978-1-4503-9421-5","page":"1–16","publisher":"Association for Computing Machinery","publisher-place":"New York, NY, USA","source":"ACM Digital Library","title":"A Need-Finding Study with Users of Geospatial Data","URL":"https://dl.acm.org/doi/10.1145/3544548.3581370","author":[{"family":"Ziegler","given":"Parker"},{"family":"Chasins","given":"Sarah E."}],"accessed":{"date-parts":[["2026",4,2]]},"issued":{"date-parts":[["2023",4,19]]}}},{"id":10,"uris":["http://zotero.org/users/local/5Susl5II/items/XKZRXR6U"],"itemData":{"id":10,"type":"article-journal","abstract":"Remote sensing has developed into an omnipresent technology in the scientific field of forestry and is also increasingly used in an operational fashion. However, the pace and level of uptake of remote sensing technologies into operational forest inventory and monitoring programs varies notably by geographic region. Herein, we highlight some key challenges that remote sensing research can address in the near future to further increase the acceptance, suitability and integration of remotely sensed data into operational forest inventory and monitoring programs. We particularly emphasize three recurrent themes: (1) user uptake, (2) technical challenges of remote sensing related to forest inventories and (3) challenges related to map validation. Our key recommendations concerning these three thematic areas include (1) a need to communicate and learn from success stories in those geographic regions where user uptake was successful due to multi-disciplinary collaborations supported by administrative incentives, (2) a shift from regional case studies towards studies addressing ‘real world’ problems focusing on forest attributes that match the spatial scales and thematic information needs of end users and (3) an increased effort to develop, communicate, and apply best-practices for map and model validation including an effort to inform current and future remote sensing scientists regarding the need for and the functionalities of these best practices. Finally, we present information regarding the use of remote sensing for forest inventory and monitoring, combined with recommendations where possible, and highlighting areas of opportunity for additional investigation.","citation-key":"fassnachtRemoteSensingForestry2024a","container-title":"Forestry: An International Journal of Forest Research","DOI":"10.1093/forestry/cpad024","ISSN":"0015-752X, 1464-3626","issue":"1","language":"en","license":"https://creativecommons.org/licenses/by/4.0/","page":"11-37","source":"DOI.org (Crossref)","title":"Remote sensing in forestry: current challenges, considerations and directions","title-short":"Remote sensing in forestry","volume":"97","author":[{"family":"Fassnacht","given":"Fabian Ewald"},{"family":"White","given":"Joanne C"},{"family":"Wulder","given":"Michael A"},{"family":"Næsset","given":"Erik"}],"editor":[{"family":"Achim","given":"Alexis"}],"issued":{"date-parts":[["2024",1,8]]}}}],"schema":"https://github.com/citation-style-language/schema/raw/master/csl-citation.json"} </w:instrText>
      </w:r>
      <w:r w:rsidR="00486C62">
        <w:rPr>
          <w:rFonts w:ascii="Times New Roman" w:hAnsi="Times New Roman" w:cs="Times New Roman"/>
        </w:rPr>
        <w:fldChar w:fldCharType="separate"/>
      </w:r>
      <w:r w:rsidR="00486C62" w:rsidRPr="00486C62">
        <w:rPr>
          <w:kern w:val="0"/>
        </w:rPr>
        <w:t xml:space="preserve">(Ziegler and Chasins 2023, Fassnacht </w:t>
      </w:r>
      <w:r w:rsidR="00486C62" w:rsidRPr="00486C62">
        <w:rPr>
          <w:i/>
          <w:iCs/>
          <w:kern w:val="0"/>
        </w:rPr>
        <w:t>et al.</w:t>
      </w:r>
      <w:r w:rsidR="00486C62" w:rsidRPr="00486C62">
        <w:rPr>
          <w:kern w:val="0"/>
        </w:rPr>
        <w:t xml:space="preserve"> 2024)</w:t>
      </w:r>
      <w:r w:rsidR="00486C62">
        <w:rPr>
          <w:rFonts w:ascii="Times New Roman" w:hAnsi="Times New Roman" w:cs="Times New Roman"/>
        </w:rPr>
        <w:fldChar w:fldCharType="end"/>
      </w:r>
      <w:r w:rsidR="00486C62">
        <w:rPr>
          <w:kern w:val="0"/>
        </w:rPr>
        <w:t>.</w:t>
      </w:r>
      <w:r w:rsidR="00486C62">
        <w:rPr>
          <w:rFonts w:ascii="Times New Roman" w:hAnsi="Times New Roman" w:cs="Times New Roman"/>
          <w:kern w:val="0"/>
        </w:rPr>
        <w:t xml:space="preserve"> </w:t>
      </w:r>
      <w:r w:rsidR="00603EEC" w:rsidRPr="0039080D">
        <w:rPr>
          <w:rFonts w:ascii="Times New Roman" w:hAnsi="Times New Roman" w:cs="Times New Roman"/>
        </w:rPr>
        <w:t xml:space="preserve">Existing </w:t>
      </w:r>
      <w:r w:rsidR="00E97C6C" w:rsidRPr="0039080D">
        <w:rPr>
          <w:rFonts w:ascii="Times New Roman" w:hAnsi="Times New Roman" w:cs="Times New Roman"/>
        </w:rPr>
        <w:t>geospatial processing technologies</w:t>
      </w:r>
      <w:r w:rsidR="007F6751" w:rsidRPr="0039080D">
        <w:rPr>
          <w:rFonts w:ascii="Times New Roman" w:hAnsi="Times New Roman" w:cs="Times New Roman"/>
        </w:rPr>
        <w:t xml:space="preserve"> </w:t>
      </w:r>
      <w:r w:rsidR="00BA4F9A" w:rsidRPr="0039080D">
        <w:rPr>
          <w:rFonts w:ascii="Times New Roman" w:hAnsi="Times New Roman" w:cs="Times New Roman"/>
        </w:rPr>
        <w:t>are powerful</w:t>
      </w:r>
      <w:r w:rsidR="00080B45" w:rsidRPr="0039080D">
        <w:rPr>
          <w:rFonts w:ascii="Times New Roman" w:hAnsi="Times New Roman" w:cs="Times New Roman"/>
        </w:rPr>
        <w:t xml:space="preserve"> but </w:t>
      </w:r>
      <w:r w:rsidR="007F6751" w:rsidRPr="0039080D">
        <w:rPr>
          <w:rFonts w:ascii="Times New Roman" w:hAnsi="Times New Roman" w:cs="Times New Roman"/>
        </w:rPr>
        <w:t xml:space="preserve">still require </w:t>
      </w:r>
      <w:r w:rsidR="00A937C3" w:rsidRPr="0039080D">
        <w:rPr>
          <w:rFonts w:ascii="Times New Roman" w:hAnsi="Times New Roman" w:cs="Times New Roman"/>
        </w:rPr>
        <w:t>geospatial</w:t>
      </w:r>
      <w:r w:rsidR="007F6751" w:rsidRPr="0039080D">
        <w:rPr>
          <w:rFonts w:ascii="Times New Roman" w:hAnsi="Times New Roman" w:cs="Times New Roman"/>
        </w:rPr>
        <w:t xml:space="preserve"> literacy and programming skills</w:t>
      </w:r>
      <w:r w:rsidR="007E421A" w:rsidRPr="0039080D">
        <w:rPr>
          <w:rFonts w:ascii="Times New Roman" w:hAnsi="Times New Roman" w:cs="Times New Roman"/>
        </w:rPr>
        <w:t xml:space="preserve">. </w:t>
      </w:r>
      <w:r w:rsidR="00603EEC" w:rsidRPr="0039080D">
        <w:rPr>
          <w:rFonts w:ascii="Times New Roman" w:hAnsi="Times New Roman" w:cs="Times New Roman"/>
        </w:rPr>
        <w:t xml:space="preserve">Geospatial software like ArcGIS eliminates the majority of the programming knowledge needed through its program interface which makes it a popular software within natural resources, but users must still have geospatial data knowledge to perform any operations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{"citationID":"mCAs6oMt","properties":{"unsorted":false,"formattedCitation":"(Morgenroth and Visser 2013)","plainCitation":"(Morgenroth and Visser 2013)","noteIndex":0},"citationItems":[{"id":432,"uris":["http://zotero.org/users/local/5Susl5II/items/59WIRJZ2"],"itemData":{"id":432,"type":"article-journal","abstract":"Background A survey was conducted to assess the uptake, and barriers to use, of geospatial tools and technologies amongst New Zealand’s plantation forestry sector. Methods Responses were received from 17 companies representing 63% of New Zealand’s plantation forest by area. A wide range of company sizes were surveyed (net stocked areas ranged from 4,000 – 200,000 hectares), and 7 of the 17 have international operations. Results Survey results suggest that freely available topography, climate, and soil datasets have limited utility, as forest management at the operational level requires higher resolution, remotely sensed data. The most common supplemental data are aerial photography or satellite imagery. High spatial resolution was more highly valued by respondents than spectral diversity (i.e. number of channels); only six companies regularly use imagery containing an infrared band. LiDAR data has been used regularly by only three New Zealand forestry companies, while another six have tried it, suggesting it is an emerging technology in New Zealand. The use of generic GIS software was common amongst all respondents (14 use the ESRI product ArcGIS, three use MapInfo produced by Pitney Bowes). The utility of ArcGIS, in particular, was enhanced by locally developed extensions designed to address specific operational tasks performed regularly by New Zealand’s forestry companies. Conclusions While it is clear that geospatial data and tools are generally adopted by New Zealand’s forest industry, cost-related barriers prevent their widespread adoption. Interestingly, a lack of staff knowledge was also conceded an impediment to uptake, alluding to the importance of tertiary education in the geospatial sciences and continuing education for practitioners.","citation-key":"morgenrothUptakeBarriersUse2013","container-title":"New Zealand Journal of Forestry Science","DOI":"10.1186/1179-5395-43-16","ISSN":"1179-5395","issue":"1","language":"En","license":"2013 Morgenroth and Visser; licensee Springer.","page":"16","publisher":"Springer","source":"link.springer.com","title":"Uptake and barriers to the use of geospatial technologies in forest management","volume":"43","author":[{"family":"Morgenroth","given":"Justin"},{"family":"Visser","given":"Rien"}],"issued":{"date-parts":[["2013",12,11]]}}}],"schema":"https://github.com/citation-style-language/schema/raw/master/csl-citation.json"} </w:instrText>
      </w:r>
      <w:r w:rsidR="00486C62">
        <w:rPr>
          <w:rFonts w:ascii="Times New Roman" w:hAnsi="Times New Roman" w:cs="Times New Roman"/>
        </w:rPr>
        <w:fldChar w:fldCharType="separate"/>
      </w:r>
      <w:r w:rsidR="00486C62" w:rsidRPr="00486C62">
        <w:t>(Morgenroth and Visser 2013)</w:t>
      </w:r>
      <w:r w:rsidR="00486C62">
        <w:rPr>
          <w:rFonts w:ascii="Times New Roman" w:hAnsi="Times New Roman" w:cs="Times New Roman"/>
        </w:rPr>
        <w:fldChar w:fldCharType="end"/>
      </w:r>
      <w:r w:rsidR="00486C62">
        <w:rPr>
          <w:rFonts w:ascii="Times New Roman" w:hAnsi="Times New Roman" w:cs="Times New Roman"/>
        </w:rPr>
        <w:t xml:space="preserve">. </w:t>
      </w:r>
      <w:moveToRangeStart w:id="8" w:author="Gifford, Tyler" w:date="2026-06-17T15:10:00Z" w:name="move232601462"/>
      <w:moveTo w:id="9" w:author="Gifford, Tyler" w:date="2026-06-17T15:10:00Z" w16du:dateUtc="2026-06-17T19:10:00Z">
        <w:r w:rsidR="00552FA1" w:rsidRPr="0039080D">
          <w:rPr>
            <w:rFonts w:ascii="Times New Roman" w:hAnsi="Times New Roman" w:cs="Times New Roman"/>
          </w:rPr>
          <w:t>In addition, licenses may have to be purchased, which can be expensive and deter potential users.</w:t>
        </w:r>
      </w:moveTo>
      <w:moveToRangeEnd w:id="8"/>
      <w:ins w:id="10" w:author="Gifford, Tyler" w:date="2026-06-17T15:10:00Z" w16du:dateUtc="2026-06-17T19:10:00Z">
        <w:r w:rsidR="00552FA1">
          <w:rPr>
            <w:rFonts w:ascii="Times New Roman" w:hAnsi="Times New Roman" w:cs="Times New Roman"/>
          </w:rPr>
          <w:t xml:space="preserve"> </w:t>
        </w:r>
      </w:ins>
      <w:r w:rsidR="00951EDE" w:rsidRPr="0039080D">
        <w:rPr>
          <w:rFonts w:ascii="Times New Roman" w:hAnsi="Times New Roman" w:cs="Times New Roman"/>
        </w:rPr>
        <w:t xml:space="preserve">Open-source programs like </w:t>
      </w:r>
      <w:r w:rsidR="00F86B3A" w:rsidRPr="0039080D">
        <w:rPr>
          <w:rFonts w:ascii="Times New Roman" w:hAnsi="Times New Roman" w:cs="Times New Roman"/>
        </w:rPr>
        <w:t>Python and R</w:t>
      </w:r>
      <w:r w:rsidR="00FE6D64" w:rsidRPr="0039080D">
        <w:rPr>
          <w:rFonts w:ascii="Times New Roman" w:hAnsi="Times New Roman" w:cs="Times New Roman"/>
        </w:rPr>
        <w:t xml:space="preserve"> provide the most user flexibility with geospatial data handling but </w:t>
      </w:r>
      <w:r w:rsidR="00603EEC" w:rsidRPr="0039080D">
        <w:rPr>
          <w:rFonts w:ascii="Times New Roman" w:hAnsi="Times New Roman" w:cs="Times New Roman"/>
        </w:rPr>
        <w:t>are more</w:t>
      </w:r>
      <w:r w:rsidR="005808F7" w:rsidRPr="0039080D">
        <w:rPr>
          <w:rFonts w:ascii="Times New Roman" w:hAnsi="Times New Roman" w:cs="Times New Roman"/>
        </w:rPr>
        <w:t xml:space="preserve"> technically advanced due to the programming required</w:t>
      </w:r>
      <w:r w:rsidR="00FE6D64" w:rsidRPr="0039080D">
        <w:rPr>
          <w:rFonts w:ascii="Times New Roman" w:hAnsi="Times New Roman" w:cs="Times New Roman"/>
        </w:rPr>
        <w:t xml:space="preserve">. </w:t>
      </w:r>
      <w:moveFromRangeStart w:id="11" w:author="Gifford, Tyler" w:date="2026-06-17T15:10:00Z" w:name="move232601462"/>
      <w:moveFrom w:id="12" w:author="Gifford, Tyler" w:date="2026-06-17T15:10:00Z" w16du:dateUtc="2026-06-17T19:10:00Z">
        <w:r w:rsidR="00951EDE" w:rsidRPr="0039080D" w:rsidDel="00552FA1">
          <w:rPr>
            <w:rFonts w:ascii="Times New Roman" w:hAnsi="Times New Roman" w:cs="Times New Roman"/>
          </w:rPr>
          <w:t>In addition, licenses may have to be purchased, which can be expensive</w:t>
        </w:r>
        <w:r w:rsidR="00603EEC" w:rsidRPr="0039080D" w:rsidDel="00552FA1">
          <w:rPr>
            <w:rFonts w:ascii="Times New Roman" w:hAnsi="Times New Roman" w:cs="Times New Roman"/>
          </w:rPr>
          <w:t xml:space="preserve"> and deter potential users</w:t>
        </w:r>
        <w:r w:rsidR="00951EDE" w:rsidRPr="0039080D" w:rsidDel="00552FA1">
          <w:rPr>
            <w:rFonts w:ascii="Times New Roman" w:hAnsi="Times New Roman" w:cs="Times New Roman"/>
          </w:rPr>
          <w:t xml:space="preserve">. </w:t>
        </w:r>
      </w:moveFrom>
      <w:moveFromRangeEnd w:id="11"/>
      <w:r w:rsidR="002B15A2" w:rsidRPr="0039080D">
        <w:rPr>
          <w:rFonts w:ascii="Times New Roman" w:hAnsi="Times New Roman" w:cs="Times New Roman"/>
        </w:rPr>
        <w:t xml:space="preserve">Even if users have the required technical knowledge and software available, other challenges remain. </w:t>
      </w:r>
    </w:p>
    <w:p w14:paraId="0A526217" w14:textId="3C3BBF85" w:rsidR="00B055AC" w:rsidRPr="0039080D" w:rsidRDefault="00E93FED" w:rsidP="00552FA1">
      <w:pPr>
        <w:ind w:firstLine="720"/>
        <w:rPr>
          <w:rFonts w:ascii="Times New Roman" w:hAnsi="Times New Roman" w:cs="Times New Roman"/>
        </w:rPr>
        <w:pPrChange w:id="13" w:author="Gifford, Tyler" w:date="2026-06-17T15:11:00Z" w16du:dateUtc="2026-06-17T19:11:00Z">
          <w:pPr/>
        </w:pPrChange>
      </w:pPr>
      <w:r w:rsidRPr="0039080D">
        <w:rPr>
          <w:rFonts w:ascii="Times New Roman" w:hAnsi="Times New Roman" w:cs="Times New Roman"/>
        </w:rPr>
        <w:t>One major obstacle is the decentralization of data, as g</w:t>
      </w:r>
      <w:r w:rsidR="00A937C3" w:rsidRPr="0039080D">
        <w:rPr>
          <w:rFonts w:ascii="Times New Roman" w:hAnsi="Times New Roman" w:cs="Times New Roman"/>
        </w:rPr>
        <w:t xml:space="preserve">eospatial </w:t>
      </w:r>
      <w:r w:rsidR="0017343A" w:rsidRPr="0039080D">
        <w:rPr>
          <w:rFonts w:ascii="Times New Roman" w:hAnsi="Times New Roman" w:cs="Times New Roman"/>
        </w:rPr>
        <w:t xml:space="preserve">datasets </w:t>
      </w:r>
      <w:r w:rsidRPr="0039080D">
        <w:rPr>
          <w:rFonts w:ascii="Times New Roman" w:hAnsi="Times New Roman" w:cs="Times New Roman"/>
        </w:rPr>
        <w:t xml:space="preserve">are collected </w:t>
      </w:r>
      <w:r w:rsidR="0017343A" w:rsidRPr="0039080D">
        <w:rPr>
          <w:rFonts w:ascii="Times New Roman" w:hAnsi="Times New Roman" w:cs="Times New Roman"/>
        </w:rPr>
        <w:t xml:space="preserve">and maintained by numerous government agencies, </w:t>
      </w:r>
      <w:r w:rsidR="00F7520A" w:rsidRPr="0039080D">
        <w:rPr>
          <w:rFonts w:ascii="Times New Roman" w:hAnsi="Times New Roman" w:cs="Times New Roman"/>
        </w:rPr>
        <w:t>both</w:t>
      </w:r>
      <w:r w:rsidR="0017343A" w:rsidRPr="0039080D">
        <w:rPr>
          <w:rFonts w:ascii="Times New Roman" w:hAnsi="Times New Roman" w:cs="Times New Roman"/>
        </w:rPr>
        <w:t xml:space="preserve"> domestically </w:t>
      </w:r>
      <w:r w:rsidR="003C721F" w:rsidRPr="0039080D">
        <w:rPr>
          <w:rFonts w:ascii="Times New Roman" w:hAnsi="Times New Roman" w:cs="Times New Roman"/>
        </w:rPr>
        <w:t>and</w:t>
      </w:r>
      <w:r w:rsidR="0017343A" w:rsidRPr="0039080D">
        <w:rPr>
          <w:rFonts w:ascii="Times New Roman" w:hAnsi="Times New Roman" w:cs="Times New Roman"/>
        </w:rPr>
        <w:t xml:space="preserve"> internationally. These datasets </w:t>
      </w:r>
      <w:r w:rsidR="003C721F" w:rsidRPr="0039080D">
        <w:rPr>
          <w:rFonts w:ascii="Times New Roman" w:hAnsi="Times New Roman" w:cs="Times New Roman"/>
        </w:rPr>
        <w:t>are host</w:t>
      </w:r>
      <w:r w:rsidR="00704377">
        <w:rPr>
          <w:rFonts w:ascii="Times New Roman" w:hAnsi="Times New Roman" w:cs="Times New Roman"/>
        </w:rPr>
        <w:t>ed</w:t>
      </w:r>
      <w:r w:rsidR="003C721F" w:rsidRPr="0039080D">
        <w:rPr>
          <w:rFonts w:ascii="Times New Roman" w:hAnsi="Times New Roman" w:cs="Times New Roman"/>
        </w:rPr>
        <w:t xml:space="preserve"> among the various agencies’ websites</w:t>
      </w:r>
      <w:r w:rsidR="0017343A" w:rsidRPr="0039080D">
        <w:rPr>
          <w:rFonts w:ascii="Times New Roman" w:hAnsi="Times New Roman" w:cs="Times New Roman"/>
        </w:rPr>
        <w:t xml:space="preserve">, which can pose issues not only with locating the desired dataset, but also with downloading these </w:t>
      </w:r>
      <w:r w:rsidR="00FF7195" w:rsidRPr="0039080D">
        <w:rPr>
          <w:rFonts w:ascii="Times New Roman" w:hAnsi="Times New Roman" w:cs="Times New Roman"/>
        </w:rPr>
        <w:t xml:space="preserve">incredibly large </w:t>
      </w:r>
      <w:r w:rsidR="0017343A" w:rsidRPr="0039080D">
        <w:rPr>
          <w:rFonts w:ascii="Times New Roman" w:hAnsi="Times New Roman" w:cs="Times New Roman"/>
        </w:rPr>
        <w:t>dataset</w:t>
      </w:r>
      <w:r w:rsidR="00FF7195" w:rsidRPr="0039080D">
        <w:rPr>
          <w:rFonts w:ascii="Times New Roman" w:hAnsi="Times New Roman" w:cs="Times New Roman"/>
        </w:rPr>
        <w:t xml:space="preserve">s. </w:t>
      </w:r>
      <w:r w:rsidR="0067400A" w:rsidRPr="0039080D">
        <w:rPr>
          <w:rFonts w:ascii="Times New Roman" w:hAnsi="Times New Roman" w:cs="Times New Roman"/>
        </w:rPr>
        <w:t>These challenges can make geospatial data retrieval, handling, and processing inefficient.</w:t>
      </w:r>
      <w:r w:rsidR="00863410" w:rsidRPr="0039080D">
        <w:rPr>
          <w:rFonts w:ascii="Times New Roman" w:hAnsi="Times New Roman" w:cs="Times New Roman"/>
        </w:rPr>
        <w:t xml:space="preserve"> </w:t>
      </w:r>
    </w:p>
    <w:p w14:paraId="1FD25C36" w14:textId="3125630C" w:rsidR="00257AC8" w:rsidRPr="0039080D" w:rsidRDefault="00257AC8">
      <w:pPr>
        <w:rPr>
          <w:rFonts w:ascii="Times New Roman" w:hAnsi="Times New Roman" w:cs="Times New Roman"/>
        </w:rPr>
      </w:pPr>
      <w:r w:rsidRPr="0039080D">
        <w:rPr>
          <w:rFonts w:ascii="Times New Roman" w:hAnsi="Times New Roman" w:cs="Times New Roman"/>
        </w:rPr>
        <w:tab/>
      </w:r>
      <w:commentRangeStart w:id="14"/>
      <w:commentRangeStart w:id="15"/>
      <w:r w:rsidR="00863410" w:rsidRPr="0039080D">
        <w:rPr>
          <w:rFonts w:ascii="Times New Roman" w:hAnsi="Times New Roman" w:cs="Times New Roman"/>
        </w:rPr>
        <w:t xml:space="preserve"> </w:t>
      </w:r>
      <w:commentRangeEnd w:id="14"/>
      <w:r w:rsidR="0039080D" w:rsidRPr="0039080D">
        <w:rPr>
          <w:rStyle w:val="CommentReference"/>
          <w:rFonts w:ascii="Times New Roman" w:hAnsi="Times New Roman" w:cs="Times New Roman"/>
          <w:sz w:val="24"/>
          <w:szCs w:val="24"/>
        </w:rPr>
        <w:commentReference w:id="14"/>
      </w:r>
      <w:commentRangeEnd w:id="15"/>
      <w:r w:rsidR="00D22950" w:rsidRPr="0039080D">
        <w:rPr>
          <w:rStyle w:val="CommentReference"/>
          <w:rFonts w:ascii="Times New Roman" w:hAnsi="Times New Roman" w:cs="Times New Roman"/>
          <w:sz w:val="24"/>
          <w:szCs w:val="24"/>
        </w:rPr>
        <w:commentReference w:id="15"/>
      </w:r>
      <w:r w:rsidR="00BC2CF2" w:rsidRPr="0039080D">
        <w:rPr>
          <w:rFonts w:ascii="Times New Roman" w:hAnsi="Times New Roman" w:cs="Times New Roman"/>
        </w:rPr>
        <w:t>A</w:t>
      </w:r>
      <w:r w:rsidR="00704E89" w:rsidRPr="0039080D">
        <w:rPr>
          <w:rFonts w:ascii="Times New Roman" w:hAnsi="Times New Roman" w:cs="Times New Roman"/>
        </w:rPr>
        <w:t xml:space="preserve"> </w:t>
      </w:r>
      <w:r w:rsidR="00863410" w:rsidRPr="0039080D">
        <w:rPr>
          <w:rFonts w:ascii="Times New Roman" w:hAnsi="Times New Roman" w:cs="Times New Roman"/>
        </w:rPr>
        <w:t xml:space="preserve">solution to the issue of data decentralization can be found </w:t>
      </w:r>
      <w:r w:rsidR="00376AC7" w:rsidRPr="0039080D">
        <w:rPr>
          <w:rFonts w:ascii="Times New Roman" w:hAnsi="Times New Roman" w:cs="Times New Roman"/>
        </w:rPr>
        <w:t>when using</w:t>
      </w:r>
      <w:r w:rsidR="00863410" w:rsidRPr="0039080D">
        <w:rPr>
          <w:rFonts w:ascii="Times New Roman" w:hAnsi="Times New Roman" w:cs="Times New Roman"/>
        </w:rPr>
        <w:t xml:space="preserve"> </w:t>
      </w:r>
      <w:r w:rsidRPr="0039080D">
        <w:rPr>
          <w:rFonts w:ascii="Times New Roman" w:hAnsi="Times New Roman" w:cs="Times New Roman"/>
        </w:rPr>
        <w:t>Google Earth Engine (GEE)</w:t>
      </w:r>
      <w:r w:rsidR="00863410" w:rsidRPr="0039080D">
        <w:rPr>
          <w:rFonts w:ascii="Times New Roman" w:hAnsi="Times New Roman" w:cs="Times New Roman"/>
        </w:rPr>
        <w:t>,</w:t>
      </w:r>
      <w:r w:rsidRPr="0039080D">
        <w:rPr>
          <w:rFonts w:ascii="Times New Roman" w:hAnsi="Times New Roman" w:cs="Times New Roman"/>
        </w:rPr>
        <w:t xml:space="preserve"> a</w:t>
      </w:r>
      <w:r w:rsidR="00C70ACB" w:rsidRPr="0039080D">
        <w:rPr>
          <w:rFonts w:ascii="Times New Roman" w:hAnsi="Times New Roman" w:cs="Times New Roman"/>
        </w:rPr>
        <w:t xml:space="preserve"> free, public</w:t>
      </w:r>
      <w:r w:rsidRPr="0039080D">
        <w:rPr>
          <w:rFonts w:ascii="Times New Roman" w:hAnsi="Times New Roman" w:cs="Times New Roman"/>
        </w:rPr>
        <w:t xml:space="preserve"> repository of many popular remotely sensed and </w:t>
      </w:r>
      <w:r w:rsidR="00FF7195" w:rsidRPr="0039080D">
        <w:rPr>
          <w:rFonts w:ascii="Times New Roman" w:hAnsi="Times New Roman" w:cs="Times New Roman"/>
        </w:rPr>
        <w:t xml:space="preserve">other </w:t>
      </w:r>
      <w:r w:rsidRPr="0039080D">
        <w:rPr>
          <w:rFonts w:ascii="Times New Roman" w:hAnsi="Times New Roman" w:cs="Times New Roman"/>
        </w:rPr>
        <w:t>geospatial datasets</w:t>
      </w:r>
      <w:r w:rsidR="002C7C51" w:rsidRPr="0039080D">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{"citationID":"IhFeVz1c","properties":{"unsorted":false,"formattedCitation":"(Mutanga and Kumar 2019)","plainCitation":"(Mutanga and Kumar 2019)","noteIndex":0},"citationItems":[{"id":451,"uris":["http://zotero.org/users/local/5Susl5II/items/NNUB7WYS"],"itemData":{"id":451,"type":"article-journal","abstract":"undefined","citation-key":"mutangaGoogleEarthEngine2019","container-title":"Remote Sensing","ISSN":"2072-4292","issue":"5","language":"en","license":"http://creativecommons.org/licenses/by/3.0/","publisher":"Multidisciplinary Digital Publishing Institute","source":"www.mdpi.com","title":"Google Earth Engine Applications","URL":"https://www.mdpi.com/2072-4292/11/5/591","volume":"11","author":[{"family":"Mutanga","given":"Onisimo"},{"family":"Kumar","given":"Lalit"}],"accessed":{"date-parts":[["2026",4,2]]},"issued":{"date-parts":[["2019",3,11]]}}}],"schema":"https://github.com/citation-style-language/schema/raw/master/csl-citation.json"} </w:instrText>
      </w:r>
      <w:r w:rsidR="00486C62">
        <w:rPr>
          <w:rFonts w:ascii="Times New Roman" w:hAnsi="Times New Roman" w:cs="Times New Roman"/>
        </w:rPr>
        <w:fldChar w:fldCharType="separate"/>
      </w:r>
      <w:r w:rsidR="00486C62" w:rsidRPr="00486C62">
        <w:t>(Mutanga and Kumar 2019)</w:t>
      </w:r>
      <w:r w:rsidR="00486C62">
        <w:rPr>
          <w:rFonts w:ascii="Times New Roman" w:hAnsi="Times New Roman" w:cs="Times New Roman"/>
        </w:rPr>
        <w:fldChar w:fldCharType="end"/>
      </w:r>
      <w:r w:rsidR="00486C62">
        <w:rPr>
          <w:rFonts w:ascii="Times New Roman" w:hAnsi="Times New Roman" w:cs="Times New Roman"/>
        </w:rPr>
        <w:t xml:space="preserve">. </w:t>
      </w:r>
      <w:commentRangeStart w:id="16"/>
      <w:del w:id="17" w:author="Gifford, Tyler" w:date="2026-06-17T15:12:00Z" w16du:dateUtc="2026-06-17T19:12:00Z">
        <w:r w:rsidR="00014490" w:rsidRPr="0039080D" w:rsidDel="00552FA1">
          <w:rPr>
            <w:rFonts w:ascii="Times New Roman" w:hAnsi="Times New Roman" w:cs="Times New Roman"/>
          </w:rPr>
          <w:delText>T</w:delText>
        </w:r>
        <w:r w:rsidRPr="0039080D" w:rsidDel="00552FA1">
          <w:rPr>
            <w:rFonts w:ascii="Times New Roman" w:hAnsi="Times New Roman" w:cs="Times New Roman"/>
          </w:rPr>
          <w:delText>hese</w:delText>
        </w:r>
      </w:del>
      <w:commentRangeEnd w:id="16"/>
      <w:r w:rsidR="00552FA1" w:rsidRPr="0039080D">
        <w:rPr>
          <w:rStyle w:val="CommentReference"/>
          <w:rFonts w:ascii="Times New Roman" w:hAnsi="Times New Roman" w:cs="Times New Roman"/>
          <w:sz w:val="24"/>
          <w:szCs w:val="24"/>
        </w:rPr>
        <w:commentReference w:id="16"/>
      </w:r>
      <w:del w:id="18" w:author="Gifford, Tyler" w:date="2026-06-17T15:12:00Z" w16du:dateUtc="2026-06-17T19:12:00Z">
        <w:r w:rsidRPr="0039080D" w:rsidDel="00552FA1">
          <w:rPr>
            <w:rFonts w:ascii="Times New Roman" w:hAnsi="Times New Roman" w:cs="Times New Roman"/>
          </w:rPr>
          <w:delText xml:space="preserve"> d</w:delText>
        </w:r>
      </w:del>
      <w:ins w:id="19" w:author="Gifford, Tyler" w:date="2026-06-17T15:12:00Z" w16du:dateUtc="2026-06-17T19:12:00Z">
        <w:r w:rsidR="00552FA1">
          <w:rPr>
            <w:rFonts w:ascii="Times New Roman" w:hAnsi="Times New Roman" w:cs="Times New Roman"/>
          </w:rPr>
          <w:t>D</w:t>
        </w:r>
      </w:ins>
      <w:r w:rsidRPr="0039080D">
        <w:rPr>
          <w:rFonts w:ascii="Times New Roman" w:hAnsi="Times New Roman" w:cs="Times New Roman"/>
        </w:rPr>
        <w:t xml:space="preserve">atasets are stored in a cloud server, </w:t>
      </w:r>
      <w:r w:rsidR="003609F9" w:rsidRPr="0039080D">
        <w:rPr>
          <w:rFonts w:ascii="Times New Roman" w:hAnsi="Times New Roman" w:cs="Times New Roman"/>
        </w:rPr>
        <w:t xml:space="preserve">which allow </w:t>
      </w:r>
      <w:r w:rsidRPr="0039080D">
        <w:rPr>
          <w:rFonts w:ascii="Times New Roman" w:hAnsi="Times New Roman" w:cs="Times New Roman"/>
        </w:rPr>
        <w:t xml:space="preserve">users </w:t>
      </w:r>
      <w:r w:rsidR="003609F9" w:rsidRPr="0039080D">
        <w:rPr>
          <w:rFonts w:ascii="Times New Roman" w:hAnsi="Times New Roman" w:cs="Times New Roman"/>
        </w:rPr>
        <w:t>to</w:t>
      </w:r>
      <w:r w:rsidRPr="0039080D">
        <w:rPr>
          <w:rFonts w:ascii="Times New Roman" w:hAnsi="Times New Roman" w:cs="Times New Roman"/>
        </w:rPr>
        <w:t xml:space="preserve"> avoid having to download </w:t>
      </w:r>
      <w:commentRangeStart w:id="20"/>
      <w:r w:rsidRPr="0039080D">
        <w:rPr>
          <w:rFonts w:ascii="Times New Roman" w:hAnsi="Times New Roman" w:cs="Times New Roman"/>
        </w:rPr>
        <w:t>the</w:t>
      </w:r>
      <w:commentRangeEnd w:id="20"/>
      <w:r w:rsidR="00552FA1" w:rsidRPr="0039080D">
        <w:rPr>
          <w:rStyle w:val="CommentReference"/>
          <w:rFonts w:ascii="Times New Roman" w:hAnsi="Times New Roman" w:cs="Times New Roman"/>
          <w:sz w:val="24"/>
          <w:szCs w:val="24"/>
        </w:rPr>
        <w:commentReference w:id="20"/>
      </w:r>
      <w:r w:rsidRPr="0039080D">
        <w:rPr>
          <w:rFonts w:ascii="Times New Roman" w:hAnsi="Times New Roman" w:cs="Times New Roman"/>
        </w:rPr>
        <w:t xml:space="preserve"> large datasets</w:t>
      </w:r>
      <w:r w:rsidR="00CA72C7" w:rsidRPr="0039080D">
        <w:rPr>
          <w:rFonts w:ascii="Times New Roman" w:hAnsi="Times New Roman" w:cs="Times New Roman"/>
        </w:rPr>
        <w:t xml:space="preserve"> locally</w:t>
      </w:r>
      <w:r w:rsidR="00C9214F" w:rsidRPr="0039080D">
        <w:rPr>
          <w:rFonts w:ascii="Times New Roman" w:hAnsi="Times New Roman" w:cs="Times New Roman"/>
        </w:rPr>
        <w:t>, increasing efficiency</w:t>
      </w:r>
      <w:r w:rsidRPr="0039080D">
        <w:rPr>
          <w:rFonts w:ascii="Times New Roman" w:hAnsi="Times New Roman" w:cs="Times New Roman"/>
        </w:rPr>
        <w:t xml:space="preserve">. </w:t>
      </w:r>
      <w:r w:rsidR="00B80E41" w:rsidRPr="0039080D">
        <w:rPr>
          <w:rFonts w:ascii="Times New Roman" w:hAnsi="Times New Roman" w:cs="Times New Roman"/>
        </w:rPr>
        <w:t>GEE also has a Code Editor where users can work completely on a cloud server and employs the JavaScript language</w:t>
      </w:r>
      <w:r w:rsidR="00486C62">
        <w:rPr>
          <w:rFonts w:ascii="Times New Roman" w:hAnsi="Times New Roman" w:cs="Times New Roman"/>
        </w:rPr>
        <w:t xml:space="preserve"> </w:t>
      </w:r>
      <w:r w:rsidR="00486C62">
        <w:rPr>
          <w:rFonts w:ascii="Times New Roman" w:hAnsi="Times New Roman" w:cs="Times New Roman"/>
        </w:rPr>
        <w:fldChar w:fldCharType="begin"/>
      </w:r>
      <w:r w:rsidR="00486C62">
        <w:rPr>
          <w:rFonts w:ascii="Times New Roman" w:hAnsi="Times New Roman" w:cs="Times New Roman"/>
        </w:rPr>
        <w:instrText xml:space="preserve"> ADDIN ZOTERO_ITEM CSL_CITATION {"citationID":"h2WGOUTk","properties":{"unsorted":false,"formattedCitation":"(Amani {\\i{}et al.} 2020, Ermida {\\i{}et al.} 2020)","plainCitation":"(Amani et al. 2020, Ermida et al. 2020)","noteIndex":0},"citationItems":[{"id":455,"uris":["http://zotero.org/users/local/5Susl5II/items/G6R388JP"],"itemData":{"id":455,"type":"article-journal","abstract":"Remote sensing (RS) systems have been collecting massive volumes of datasets for decades, managing and analyzing of which are not practical using common software packages and desktop computing resources. In this regard, Google has developed a cloud computing platform, called Google Earth Engine (GEE), to effectively address the challenges of big data analysis. In particular, this platform facilitates processing big geo data over large areas and monitoring the environment for long periods of time. Although this platform was launched in 2010 and has proved its high potential for different applications, it has not been fully investigated and utilized for RS applications until recent years. Therefore, this study aims to comprehensively explore different aspects of the GEE platform, including its datasets, functions, advantages/limitations, and various applications. For this purpose, 450 journal articles published in 150 journals between January 2010 and May 2020 were studied. It was observed that Landsat and Sentinel datasets were extensively utilized by GEE users. Moreover, supervised machine learning algorithms, such as Random Forest, were more widely applied to image classification tasks. GEE has also been employed in a broad range of applications, such as Land Cover/land Use classification, hydrology, urban planning, natural disaster, climate analyses, and image processing. It was generally observed that the number of GEE publications have significantly increased during the past few years, and it is expected that GEE will be utilized by more users from different fields to resolve their big data processing challenges.","citation-key":"amaniGoogleEarthEngine2020","container-title":"IEEE Journal of Selected Topics in Applied Earth Observations and Remote Sensing","DOI":"10.1109/JSTARS.2020.3021052","ISSN":"2151-1535","page":"5326-5350","source":"IEEE Xplore","title":"Google Earth Engine Cloud Computing Platform for Remote Sensing Big Data Applications: A Comprehensive Review","title-short":"Google Earth Engine Cloud Computing Platform for Remote Sensing Big Data Applications","volume":"13","author":[{"family":"Amani","given":"Meisam"},{"family":"Ghorbanian","given":"Arsalan"},{"family":"Ahmadi","given":"Seyed Ali"},{"family":"Kakooei","given":"Mohammad"},{"family</w:instrText>
      </w:r>
      <w:r w:rsidR="00486C62" w:rsidRPr="00554073">
        <w:rPr>
          <w:rFonts w:ascii="Times New Roman" w:hAnsi="Times New Roman" w:cs="Times New Roman"/>
        </w:rPr>
        <w:instrText xml:space="preserve">":"Moghimi","given":"Armin"},{"family":"Mirmazloumi","given":"S. Mohammad"},{"family":"Moghaddam","given":"Sayyed Hamed Alizadeh"},{"family":"Mahdavi","given":"Sahel"},{"family":"Ghahremanloo","given":"Masoud"},{"family":"Parsian","given":"Saeid"},{"family":"Wu","given":"Qiusheng"},{"family":"Brisco","given":"Brian"}],"issued":{"date-parts":[["2020"]]}}},{"id":453,"uris":["http://zotero.org/users/local/5Susl5II/items/IVL2NDFA"],"itemData":{"id":453,"type":"article-journal","abstract":"Land Surface Temperature (LST) is increasingly important for various studies assessing land surface conditions, e.g., studies of urban climate, evapotranspiration, and vegetation stress.","citation-key":"ermidaGoogleEarthEngine2020","container-title":"Remote Sensing","ISSN":"2072-4292","issue":"9","language":"en","license":"http://creativecommons.org/licenses/by/3.0/","publisher":"Multidisciplinary Digital Publishing Institute","source":"www.mdpi.com","title":"Google Earth Engine Open-Source Code for Land Surface Temperature Estimation from the Landsat Series","URL":"https://www.mdpi.com/2072-4292/12/9/1471","volume":"12","author":[{"family":"Ermida","given":"Sofia L."},{"family":"Soares","given":"Patrícia"},{"family":"Mantas","given":"Vasco"},{"family":"Göttsche","given":"Frank-M."},{"family":"Trigo","given":"Isabel F."}],"accessed":{"date-parts":[["2026",4,2]]},"issued":{"date-parts":[["2020",5,5]]}}}],"schema":"https://github.com/citation-style-language/schema/raw/master/csl-citation.json"} </w:instrText>
      </w:r>
      <w:r w:rsidR="00486C62">
        <w:rPr>
          <w:rFonts w:ascii="Times New Roman" w:hAnsi="Times New Roman" w:cs="Times New Roman"/>
        </w:rPr>
        <w:fldChar w:fldCharType="separate"/>
      </w:r>
      <w:r w:rsidR="00486C62" w:rsidRPr="00554073">
        <w:rPr>
          <w:kern w:val="0"/>
        </w:rPr>
        <w:t xml:space="preserve">(Amani </w:t>
      </w:r>
      <w:r w:rsidR="00486C62" w:rsidRPr="00554073">
        <w:rPr>
          <w:i/>
          <w:iCs/>
          <w:kern w:val="0"/>
        </w:rPr>
        <w:t>et al.</w:t>
      </w:r>
      <w:r w:rsidR="00486C62" w:rsidRPr="00554073">
        <w:rPr>
          <w:kern w:val="0"/>
        </w:rPr>
        <w:t xml:space="preserve"> 2020, Ermida </w:t>
      </w:r>
      <w:r w:rsidR="00486C62" w:rsidRPr="00554073">
        <w:rPr>
          <w:i/>
          <w:iCs/>
          <w:kern w:val="0"/>
        </w:rPr>
        <w:t>et al.</w:t>
      </w:r>
      <w:r w:rsidR="00486C62" w:rsidRPr="00554073">
        <w:rPr>
          <w:kern w:val="0"/>
        </w:rPr>
        <w:t xml:space="preserve"> 2020)</w:t>
      </w:r>
      <w:r w:rsidR="00486C62">
        <w:rPr>
          <w:rFonts w:ascii="Times New Roman" w:hAnsi="Times New Roman" w:cs="Times New Roman"/>
        </w:rPr>
        <w:fldChar w:fldCharType="end"/>
      </w:r>
      <w:r w:rsidR="00B80E41" w:rsidRPr="00554073">
        <w:rPr>
          <w:rFonts w:ascii="Times New Roman" w:hAnsi="Times New Roman" w:cs="Times New Roman"/>
        </w:rPr>
        <w:t xml:space="preserve">. </w:t>
      </w:r>
      <w:r w:rsidR="00BB04BF" w:rsidRPr="0039080D">
        <w:rPr>
          <w:rFonts w:ascii="Times New Roman" w:hAnsi="Times New Roman" w:cs="Times New Roman"/>
        </w:rPr>
        <w:t>For non-Java</w:t>
      </w:r>
      <w:del w:id="21" w:author="Gifford, Tyler" w:date="2026-06-17T15:14:00Z" w16du:dateUtc="2026-06-17T19:14:00Z">
        <w:r w:rsidR="00BB04BF" w:rsidRPr="0039080D" w:rsidDel="00552FA1">
          <w:rPr>
            <w:rFonts w:ascii="Times New Roman" w:hAnsi="Times New Roman" w:cs="Times New Roman"/>
          </w:rPr>
          <w:delText>s</w:delText>
        </w:r>
      </w:del>
      <w:r w:rsidR="00BB04BF" w:rsidRPr="0039080D">
        <w:rPr>
          <w:rFonts w:ascii="Times New Roman" w:hAnsi="Times New Roman" w:cs="Times New Roman"/>
        </w:rPr>
        <w:t xml:space="preserve">Script users, </w:t>
      </w:r>
      <w:r w:rsidRPr="0039080D">
        <w:rPr>
          <w:rFonts w:ascii="Times New Roman" w:hAnsi="Times New Roman" w:cs="Times New Roman"/>
        </w:rPr>
        <w:t>GEE has been integrated into existing geospatial analysis software</w:t>
      </w:r>
      <w:r w:rsidR="005D7D47" w:rsidRPr="0039080D">
        <w:rPr>
          <w:rFonts w:ascii="Times New Roman" w:hAnsi="Times New Roman" w:cs="Times New Roman"/>
        </w:rPr>
        <w:t>. The</w:t>
      </w:r>
      <w:r w:rsidRPr="0039080D">
        <w:rPr>
          <w:rFonts w:ascii="Times New Roman" w:hAnsi="Times New Roman" w:cs="Times New Roman"/>
        </w:rPr>
        <w:t xml:space="preserve"> GEE Toolbox </w:t>
      </w:r>
      <w:r w:rsidR="005D7D47" w:rsidRPr="0039080D">
        <w:rPr>
          <w:rFonts w:ascii="Times New Roman" w:hAnsi="Times New Roman" w:cs="Times New Roman"/>
        </w:rPr>
        <w:t>provides GEE integration in ArcGIS products</w:t>
      </w:r>
      <w:r w:rsidR="002C7C51" w:rsidRPr="0039080D">
        <w:rPr>
          <w:rFonts w:ascii="Times New Roman" w:hAnsi="Times New Roman" w:cs="Times New Roman"/>
        </w:rPr>
        <w:t xml:space="preserve"> </w:t>
      </w:r>
      <w:r w:rsidR="00553CB4">
        <w:rPr>
          <w:rFonts w:ascii="Times New Roman" w:hAnsi="Times New Roman" w:cs="Times New Roman"/>
        </w:rPr>
        <w:fldChar w:fldCharType="begin"/>
      </w:r>
      <w:r w:rsidR="00553CB4">
        <w:rPr>
          <w:rFonts w:ascii="Times New Roman" w:hAnsi="Times New Roman" w:cs="Times New Roman"/>
        </w:rPr>
        <w:instrText xml:space="preserve"> ADDIN ZOTERO_ITEM CSL_CITATION {"citationID":"lF4WETu1","properties":{"unsorted":false,"formattedCitation":"(Google Earth Engine Community [2024] 2026)","plainCitation":"(Google Earth Engine Community [2024] 2026)","noteIndex":0},"citationItems":[{"id":457,"uris":["http://zotero.org/users/local/5Susl5II/items/P8K5SHXE"],"itemData":{"id":457,"type":"software","abstract":"A set of open source Python scripts that wrap functionality of the Python GEE API, that can be added to ArcGIS Pro desktop application as a Python toolbox.","citation-key":"GeecommunityArcgisearthenginetoolbox2026","genre":"Python","license":"Apache-2.0","note":"original-date: 2024-07-30T05:53:03Z","publisher":"Google Earth Engine Community","source":"GitHub","title":"gee-community/arcgis-earthengine-toolbox","URL":"https://github.com/gee-community/arcgis-earthengine-toolbox","accessed":{"date-parts":[["2026",4,2]]},"issued":{"date-parts":[["2026",2,6]]}}}],"schema":"https://github.com/citation-style-language/schema/raw/master/csl-citation.json"} </w:instrText>
      </w:r>
      <w:r w:rsidR="00553CB4">
        <w:rPr>
          <w:rFonts w:ascii="Times New Roman" w:hAnsi="Times New Roman" w:cs="Times New Roman"/>
        </w:rPr>
        <w:fldChar w:fldCharType="separate"/>
      </w:r>
      <w:r w:rsidR="00553CB4" w:rsidRPr="00553CB4">
        <w:t>(Google Earth Engine Community [2024] 2026)</w:t>
      </w:r>
      <w:r w:rsidR="00553CB4">
        <w:rPr>
          <w:rFonts w:ascii="Times New Roman" w:hAnsi="Times New Roman" w:cs="Times New Roman"/>
        </w:rPr>
        <w:fldChar w:fldCharType="end"/>
      </w:r>
      <w:r w:rsidR="005D7D47" w:rsidRPr="0039080D">
        <w:rPr>
          <w:rFonts w:ascii="Times New Roman" w:hAnsi="Times New Roman" w:cs="Times New Roman"/>
        </w:rPr>
        <w:t xml:space="preserve">. The R package </w:t>
      </w:r>
      <w:r w:rsidR="005D7D47" w:rsidRPr="0039080D">
        <w:rPr>
          <w:rFonts w:ascii="Times New Roman" w:hAnsi="Times New Roman" w:cs="Times New Roman"/>
          <w:i/>
          <w:iCs/>
        </w:rPr>
        <w:t>rgee</w:t>
      </w:r>
      <w:r w:rsidR="005D7D47" w:rsidRPr="0039080D">
        <w:rPr>
          <w:rFonts w:ascii="Times New Roman" w:hAnsi="Times New Roman" w:cs="Times New Roman"/>
        </w:rPr>
        <w:t xml:space="preserve"> provides GEE integration into the R environment by translating R code to Python and passing it to the Google Earth Engine API</w:t>
      </w:r>
      <w:r w:rsidR="002C7C51" w:rsidRPr="0039080D">
        <w:rPr>
          <w:rFonts w:ascii="Times New Roman" w:hAnsi="Times New Roman" w:cs="Times New Roman"/>
        </w:rPr>
        <w:t xml:space="preserve"> </w:t>
      </w:r>
      <w:r w:rsidR="00CE6FF9">
        <w:rPr>
          <w:rFonts w:ascii="Times New Roman" w:hAnsi="Times New Roman" w:cs="Times New Roman"/>
        </w:rPr>
        <w:fldChar w:fldCharType="begin"/>
      </w:r>
      <w:r w:rsidR="00CE6FF9">
        <w:rPr>
          <w:rFonts w:ascii="Times New Roman" w:hAnsi="Times New Roman" w:cs="Times New Roman"/>
        </w:rPr>
        <w:instrText xml:space="preserve"> ADDIN ZOTERO_ITEM CSL_CITATION {"citationID":"SFocakP6","properties":{"unsorted":false,"formattedCitation":"(Aybar {\\i{}et al.} 2020)","plainCitation":"(Aybar et al. 2020)","noteIndex":0},"citationItems":[{"id":461,"uris":["http://zotero.org/users/local/5Susl5II/items/DG8XX5MZ"],"itemData":{"id":461,"type":"article-journal","abstract":"Google Earth Engine (Gorelick et al., 2017) is a cloud computing platform designed for planetary-scale environmental data analysis. Its multi-petabyte data catalog and computation services are accessed via an Internet-accessible API. The API is exposed through JavaScript and Python client libraries. Google provides a browser-based IDE for the JavaScript API, and while convenient and useful for rapid data exploration and script development, it does not allow third-party package integration, relying solely on Google Maps and Google Charts for data visualization, and proprietary systems for metadata viewing and asset management. In contrast, the Python and Node.js distributions offer much flexibility for developers to integrate with third-party libraries. However, without the structure of a dedicated IDE, casual users can be left directionless and daunted. A significant gap exists between these two offerings (Google-supported JavaScript IDE and base client libraries) where convenience and flexibility meet. We propose to fill this gap with an R package that wraps the Earth Engine Python API to provide R users with a familiar interface, rapid development features, and flexibility to analyze data using open-source, third-party packages.","citation-key":"aybarRgeePackageInteracting2020","container-title":"Journal of Open Source Software","DOI":"10.21105/joss.02272","ISSN":"2475-9066","issue":"51","journalAbbreviation":"JOSS","language":"en","license":"http://creativecommons.org/licenses/by/4.0/","page":"2272","source":"DOI.org (Crossref)","title":"rgee: An R package for interacting with Google Earth Engine","title-short":"rgee","volume":"5","author":[{"family":"Aybar","given":"Cesar"},{"family":"Wu","given":"Qiusheng"},{"family":"Bautista","given":"Lesly"},{"family":"Yali","given":"Roy"},{"family":"Barja","given":"Antony"}],"issued":{"date-parts":[["2020",7,16]]}}}],"schema":"https://github.com/citation-style-language/schema/raw/master/csl-citation.json"} </w:instrText>
      </w:r>
      <w:r w:rsidR="00CE6FF9">
        <w:rPr>
          <w:rFonts w:ascii="Times New Roman" w:hAnsi="Times New Roman" w:cs="Times New Roman"/>
        </w:rPr>
        <w:fldChar w:fldCharType="separate"/>
      </w:r>
      <w:r w:rsidR="00CE6FF9" w:rsidRPr="00CE6FF9">
        <w:rPr>
          <w:kern w:val="0"/>
        </w:rPr>
        <w:t xml:space="preserve">(Aybar </w:t>
      </w:r>
      <w:r w:rsidR="00CE6FF9" w:rsidRPr="00CE6FF9">
        <w:rPr>
          <w:i/>
          <w:iCs/>
          <w:kern w:val="0"/>
        </w:rPr>
        <w:t>et al.</w:t>
      </w:r>
      <w:r w:rsidR="00CE6FF9" w:rsidRPr="00CE6FF9">
        <w:rPr>
          <w:kern w:val="0"/>
        </w:rPr>
        <w:t xml:space="preserve"> 2020)</w:t>
      </w:r>
      <w:r w:rsidR="00CE6FF9">
        <w:rPr>
          <w:rFonts w:ascii="Times New Roman" w:hAnsi="Times New Roman" w:cs="Times New Roman"/>
        </w:rPr>
        <w:fldChar w:fldCharType="end"/>
      </w:r>
      <w:r w:rsidR="005D7D47" w:rsidRPr="0039080D">
        <w:rPr>
          <w:rFonts w:ascii="Times New Roman" w:hAnsi="Times New Roman" w:cs="Times New Roman"/>
        </w:rPr>
        <w:t>. Meanwhile, earthengine-</w:t>
      </w:r>
      <w:r w:rsidR="005D7D47" w:rsidRPr="0039080D">
        <w:rPr>
          <w:rFonts w:ascii="Times New Roman" w:hAnsi="Times New Roman" w:cs="Times New Roman"/>
          <w:i/>
          <w:iCs/>
        </w:rPr>
        <w:t>api</w:t>
      </w:r>
      <w:r w:rsidR="005D7D47" w:rsidRPr="0039080D">
        <w:rPr>
          <w:rFonts w:ascii="Times New Roman" w:hAnsi="Times New Roman" w:cs="Times New Roman"/>
        </w:rPr>
        <w:t xml:space="preserve"> (ee) in Python provides users the full processing flexibility similar to GEE’s Code Editor, and Python packages like </w:t>
      </w:r>
      <w:r w:rsidR="005D7D47" w:rsidRPr="0039080D">
        <w:rPr>
          <w:rFonts w:ascii="Times New Roman" w:hAnsi="Times New Roman" w:cs="Times New Roman"/>
          <w:i/>
          <w:iCs/>
        </w:rPr>
        <w:t>geemap</w:t>
      </w:r>
      <w:r w:rsidR="005D7D47" w:rsidRPr="0039080D">
        <w:rPr>
          <w:rFonts w:ascii="Times New Roman" w:hAnsi="Times New Roman" w:cs="Times New Roman"/>
        </w:rPr>
        <w:t xml:space="preserve"> provides additional functions that streamline the processing workflow</w:t>
      </w:r>
      <w:r w:rsidR="002C7C51" w:rsidRPr="0039080D">
        <w:rPr>
          <w:rFonts w:ascii="Times New Roman" w:hAnsi="Times New Roman" w:cs="Times New Roman"/>
        </w:rPr>
        <w:t xml:space="preserve"> </w:t>
      </w:r>
      <w:r w:rsidR="00CE6FF9">
        <w:rPr>
          <w:rFonts w:ascii="Times New Roman" w:hAnsi="Times New Roman" w:cs="Times New Roman"/>
        </w:rPr>
        <w:fldChar w:fldCharType="begin"/>
      </w:r>
      <w:r w:rsidR="00CE6FF9">
        <w:rPr>
          <w:rFonts w:ascii="Times New Roman" w:hAnsi="Times New Roman" w:cs="Times New Roman"/>
        </w:rPr>
        <w:instrText xml:space="preserve"> ADDIN ZOTERO_ITEM CSL_CITATION {"citationID":"hrOvJDzp","properties":{"unsorted":false,"formattedCitation":"(Wu 2020, Google Earth Engine, n.d.)","plainCitation":"(Wu 2020, Google Earth Engine, n.d.)","noteIndex":0},"citationItems":[{"id":69,"uris":["http://zotero.org/users/local/5Susl5II/items/6PDI2P6X"],"itemData":{"id":69,"type":"article-journal","abstract":"Wu, Q., (2020). geemap: A Python package for interactive mapping with Google Earth Engine. Journal of Open Source Software, 5(51), 2305, https://doi.org/10.21105/joss.02305","citation-key":"wuGeemapPythonPackage2020a","container-title":"Journal of Open Source Software","DOI":"10.21105/joss.02305","ISSN":"2475-9066","issue":"51","language":"en","page":"2305","source":"joss.theoj.org","title":"geemap: A Python package for interactive mapping with Google Earth Engine","title-short":"geemap","volume":"5","author":[{"family":"Wu","given":"Qiusheng"}],"issued":{"date-parts":[["2020",7,15]]}}},{"id":65,"uris":["http://zotero.org/users/local/5Susl5II/items/5ADSAGGT"],"itemData":{"id":65,"type":"webpage","abstract":"Earth Engine combines a multi-petabyte catalog of satellite imagery and geospatial datasets with planetary-scale analysisGoogle capabilities and makes it available for scientists, researchers, and developers to detect changes, map trends, and quantify differences on the Earth's surface.","citation-key":"GoogleEarthEngine","title":"Google Earth Engine","URL":"https://earthengine.google.com","accessed":{"date-parts":[["2025",9,15]]}}}],"schema":"https://github.com/citation-style-language/schema/raw/master/csl-citation.json"} </w:instrText>
      </w:r>
      <w:r w:rsidR="00CE6FF9">
        <w:rPr>
          <w:rFonts w:ascii="Times New Roman" w:hAnsi="Times New Roman" w:cs="Times New Roman"/>
        </w:rPr>
        <w:fldChar w:fldCharType="separate"/>
      </w:r>
      <w:r w:rsidR="00CE6FF9" w:rsidRPr="00CE6FF9">
        <w:t>(Wu 2020, Google Earth Engine, n.d.)</w:t>
      </w:r>
      <w:r w:rsidR="00CE6FF9">
        <w:rPr>
          <w:rFonts w:ascii="Times New Roman" w:hAnsi="Times New Roman" w:cs="Times New Roman"/>
        </w:rPr>
        <w:fldChar w:fldCharType="end"/>
      </w:r>
      <w:r w:rsidR="00CE6FF9">
        <w:rPr>
          <w:rFonts w:ascii="Times New Roman" w:hAnsi="Times New Roman" w:cs="Times New Roman"/>
        </w:rPr>
        <w:t>.</w:t>
      </w:r>
      <w:r w:rsidR="005D7D47" w:rsidRPr="0039080D">
        <w:rPr>
          <w:rFonts w:ascii="Times New Roman" w:hAnsi="Times New Roman" w:cs="Times New Roman"/>
        </w:rPr>
        <w:t xml:space="preserve"> </w:t>
      </w:r>
      <w:r w:rsidR="00B80E41" w:rsidRPr="0039080D">
        <w:rPr>
          <w:rFonts w:ascii="Times New Roman" w:hAnsi="Times New Roman" w:cs="Times New Roman"/>
        </w:rPr>
        <w:t xml:space="preserve">Such tools </w:t>
      </w:r>
      <w:r w:rsidR="00104469" w:rsidRPr="0039080D">
        <w:rPr>
          <w:rFonts w:ascii="Times New Roman" w:hAnsi="Times New Roman" w:cs="Times New Roman"/>
        </w:rPr>
        <w:t xml:space="preserve">provide easier access to GEE and reduce </w:t>
      </w:r>
      <w:commentRangeStart w:id="22"/>
      <w:r w:rsidR="00104469" w:rsidRPr="0039080D">
        <w:rPr>
          <w:rFonts w:ascii="Times New Roman" w:hAnsi="Times New Roman" w:cs="Times New Roman"/>
        </w:rPr>
        <w:t xml:space="preserve">some of the </w:t>
      </w:r>
      <w:r w:rsidR="00104469" w:rsidRPr="0039080D">
        <w:rPr>
          <w:rFonts w:ascii="Times New Roman" w:hAnsi="Times New Roman" w:cs="Times New Roman"/>
        </w:rPr>
        <w:lastRenderedPageBreak/>
        <w:t>legwork</w:t>
      </w:r>
      <w:commentRangeEnd w:id="22"/>
      <w:r w:rsidR="006129CB" w:rsidRPr="0039080D">
        <w:rPr>
          <w:rStyle w:val="CommentReference"/>
          <w:rFonts w:ascii="Times New Roman" w:hAnsi="Times New Roman" w:cs="Times New Roman"/>
          <w:sz w:val="24"/>
          <w:szCs w:val="24"/>
        </w:rPr>
        <w:commentReference w:id="22"/>
      </w:r>
      <w:r w:rsidR="00104469" w:rsidRPr="0039080D">
        <w:rPr>
          <w:rFonts w:ascii="Times New Roman" w:hAnsi="Times New Roman" w:cs="Times New Roman"/>
        </w:rPr>
        <w:t xml:space="preserve"> needed to perform geospatial analysis</w:t>
      </w:r>
      <w:r w:rsidR="00437A79" w:rsidRPr="0039080D">
        <w:rPr>
          <w:rFonts w:ascii="Times New Roman" w:hAnsi="Times New Roman" w:cs="Times New Roman"/>
        </w:rPr>
        <w:t>, but</w:t>
      </w:r>
      <w:r w:rsidR="00704E89" w:rsidRPr="0039080D">
        <w:rPr>
          <w:rFonts w:ascii="Times New Roman" w:hAnsi="Times New Roman" w:cs="Times New Roman"/>
        </w:rPr>
        <w:t xml:space="preserve"> the technical threshold for manipulating geospatial data </w:t>
      </w:r>
      <w:r w:rsidR="00437A79" w:rsidRPr="0039080D">
        <w:rPr>
          <w:rFonts w:ascii="Times New Roman" w:hAnsi="Times New Roman" w:cs="Times New Roman"/>
        </w:rPr>
        <w:t>remains</w:t>
      </w:r>
      <w:r w:rsidR="00704E89" w:rsidRPr="0039080D">
        <w:rPr>
          <w:rFonts w:ascii="Times New Roman" w:hAnsi="Times New Roman" w:cs="Times New Roman"/>
        </w:rPr>
        <w:t>.</w:t>
      </w:r>
    </w:p>
    <w:p w14:paraId="70C3AEED" w14:textId="4DA67C0A" w:rsidR="00C43186" w:rsidRPr="0039080D" w:rsidRDefault="00257AC8">
      <w:pPr>
        <w:rPr>
          <w:rFonts w:ascii="Times New Roman" w:hAnsi="Times New Roman" w:cs="Times New Roman"/>
        </w:rPr>
      </w:pPr>
      <w:r w:rsidRPr="0039080D">
        <w:rPr>
          <w:rFonts w:ascii="Times New Roman" w:hAnsi="Times New Roman" w:cs="Times New Roman"/>
        </w:rPr>
        <w:tab/>
      </w:r>
      <w:commentRangeStart w:id="23"/>
      <w:r w:rsidRPr="0039080D">
        <w:rPr>
          <w:rFonts w:ascii="Times New Roman" w:hAnsi="Times New Roman" w:cs="Times New Roman"/>
        </w:rPr>
        <w:t xml:space="preserve">One </w:t>
      </w:r>
      <w:commentRangeEnd w:id="23"/>
      <w:r w:rsidR="001A3E7F" w:rsidRPr="0039080D">
        <w:rPr>
          <w:rStyle w:val="CommentReference"/>
          <w:rFonts w:ascii="Times New Roman" w:hAnsi="Times New Roman" w:cs="Times New Roman"/>
          <w:sz w:val="24"/>
          <w:szCs w:val="24"/>
        </w:rPr>
        <w:commentReference w:id="23"/>
      </w:r>
      <w:r w:rsidRPr="0039080D">
        <w:rPr>
          <w:rFonts w:ascii="Times New Roman" w:hAnsi="Times New Roman" w:cs="Times New Roman"/>
        </w:rPr>
        <w:t xml:space="preserve">way </w:t>
      </w:r>
      <w:r w:rsidR="00233769" w:rsidRPr="0039080D">
        <w:rPr>
          <w:rFonts w:ascii="Times New Roman" w:hAnsi="Times New Roman" w:cs="Times New Roman"/>
        </w:rPr>
        <w:t>for</w:t>
      </w:r>
      <w:r w:rsidRPr="0039080D">
        <w:rPr>
          <w:rFonts w:ascii="Times New Roman" w:hAnsi="Times New Roman" w:cs="Times New Roman"/>
        </w:rPr>
        <w:t xml:space="preserve"> </w:t>
      </w:r>
      <w:r w:rsidR="00F959CF">
        <w:rPr>
          <w:rFonts w:ascii="Times New Roman" w:hAnsi="Times New Roman" w:cs="Times New Roman"/>
        </w:rPr>
        <w:t>geospatial</w:t>
      </w:r>
      <w:r w:rsidRPr="0039080D">
        <w:rPr>
          <w:rFonts w:ascii="Times New Roman" w:hAnsi="Times New Roman" w:cs="Times New Roman"/>
        </w:rPr>
        <w:t xml:space="preserve"> data to </w:t>
      </w:r>
      <w:r w:rsidR="00F72242" w:rsidRPr="0039080D">
        <w:rPr>
          <w:rFonts w:ascii="Times New Roman" w:hAnsi="Times New Roman" w:cs="Times New Roman"/>
        </w:rPr>
        <w:t>be paired with</w:t>
      </w:r>
      <w:r w:rsidRPr="0039080D">
        <w:rPr>
          <w:rFonts w:ascii="Times New Roman" w:hAnsi="Times New Roman" w:cs="Times New Roman"/>
        </w:rPr>
        <w:t xml:space="preserve"> operational forest inventories is to </w:t>
      </w:r>
      <w:r w:rsidR="00F85609" w:rsidRPr="0039080D">
        <w:rPr>
          <w:rFonts w:ascii="Times New Roman" w:hAnsi="Times New Roman" w:cs="Times New Roman"/>
        </w:rPr>
        <w:t xml:space="preserve">perform simple point extractions of the pixel value that contains </w:t>
      </w:r>
      <w:r w:rsidRPr="0039080D">
        <w:rPr>
          <w:rFonts w:ascii="Times New Roman" w:hAnsi="Times New Roman" w:cs="Times New Roman"/>
        </w:rPr>
        <w:t>an inventory plot</w:t>
      </w:r>
      <w:r w:rsidR="00F85609" w:rsidRPr="0039080D">
        <w:rPr>
          <w:rFonts w:ascii="Times New Roman" w:hAnsi="Times New Roman" w:cs="Times New Roman"/>
        </w:rPr>
        <w:t>’s coordinates</w:t>
      </w:r>
      <w:r w:rsidRPr="0039080D">
        <w:rPr>
          <w:rFonts w:ascii="Times New Roman" w:hAnsi="Times New Roman" w:cs="Times New Roman"/>
        </w:rPr>
        <w:t>.</w:t>
      </w:r>
      <w:r w:rsidR="006D2380" w:rsidRPr="0039080D">
        <w:rPr>
          <w:rFonts w:ascii="Times New Roman" w:hAnsi="Times New Roman" w:cs="Times New Roman"/>
        </w:rPr>
        <w:t xml:space="preserve"> To accomplish this, users would have to upload their coordinates, access GEE and select a dataset, perform any necessary data manipulations to ensure object </w:t>
      </w:r>
      <w:r w:rsidR="00A637F7">
        <w:rPr>
          <w:rFonts w:ascii="Times New Roman" w:hAnsi="Times New Roman" w:cs="Times New Roman"/>
        </w:rPr>
        <w:t>(</w:t>
      </w:r>
      <w:r w:rsidR="006D2380" w:rsidRPr="0039080D">
        <w:rPr>
          <w:rFonts w:ascii="Times New Roman" w:hAnsi="Times New Roman" w:cs="Times New Roman"/>
        </w:rPr>
        <w:t>file, format) compatibility, extract the desired information, and return the results.</w:t>
      </w:r>
      <w:r w:rsidR="00734E04" w:rsidRPr="0039080D">
        <w:rPr>
          <w:rFonts w:ascii="Times New Roman" w:hAnsi="Times New Roman" w:cs="Times New Roman"/>
        </w:rPr>
        <w:t xml:space="preserve"> </w:t>
      </w:r>
      <w:r w:rsidR="003742E0" w:rsidRPr="0039080D">
        <w:rPr>
          <w:rFonts w:ascii="Times New Roman" w:hAnsi="Times New Roman" w:cs="Times New Roman"/>
        </w:rPr>
        <w:t xml:space="preserve">While these point extractions are possible to produce with existing software, there is a need to make this process more efficient and less technically complicated. </w:t>
      </w:r>
      <w:r w:rsidR="00536BE9" w:rsidRPr="0039080D">
        <w:rPr>
          <w:rFonts w:ascii="Times New Roman" w:hAnsi="Times New Roman" w:cs="Times New Roman"/>
        </w:rPr>
        <w:t xml:space="preserve">This entire workflow can be distilled down to only require the user to provide the necessary input information and perform all other steps behind the scenes. </w:t>
      </w:r>
      <w:r w:rsidR="00BD28BD" w:rsidRPr="0039080D">
        <w:rPr>
          <w:rFonts w:ascii="Times New Roman" w:hAnsi="Times New Roman" w:cs="Times New Roman"/>
        </w:rPr>
        <w:t xml:space="preserve">The creation of </w:t>
      </w:r>
      <w:r w:rsidR="003742E0" w:rsidRPr="0039080D">
        <w:rPr>
          <w:rFonts w:ascii="Times New Roman" w:hAnsi="Times New Roman" w:cs="Times New Roman"/>
        </w:rPr>
        <w:t>a streamlined</w:t>
      </w:r>
      <w:r w:rsidR="00BD28BD" w:rsidRPr="0039080D">
        <w:rPr>
          <w:rFonts w:ascii="Times New Roman" w:hAnsi="Times New Roman" w:cs="Times New Roman"/>
        </w:rPr>
        <w:t xml:space="preserve"> workflow would not only be beneficial to foresters lacking the technical knowledge to access </w:t>
      </w:r>
      <w:r w:rsidR="001A3E7F">
        <w:rPr>
          <w:rFonts w:ascii="Times New Roman" w:hAnsi="Times New Roman" w:cs="Times New Roman"/>
        </w:rPr>
        <w:t>geospatial</w:t>
      </w:r>
      <w:r w:rsidR="00BD28BD" w:rsidRPr="0039080D">
        <w:rPr>
          <w:rFonts w:ascii="Times New Roman" w:hAnsi="Times New Roman" w:cs="Times New Roman"/>
        </w:rPr>
        <w:t xml:space="preserve"> data, but it would also allow experienced geospatial data users to perform simple point extractions quickly and efficiently.</w:t>
      </w:r>
      <w:r w:rsidR="00C01B45" w:rsidRPr="0039080D">
        <w:rPr>
          <w:rFonts w:ascii="Times New Roman" w:hAnsi="Times New Roman" w:cs="Times New Roman"/>
        </w:rPr>
        <w:t xml:space="preserve"> </w:t>
      </w:r>
    </w:p>
    <w:p w14:paraId="43C0B102" w14:textId="32C0831C" w:rsidR="005D7D47" w:rsidRPr="0039080D" w:rsidRDefault="005D7D47">
      <w:pPr>
        <w:rPr>
          <w:rFonts w:ascii="Times New Roman" w:hAnsi="Times New Roman" w:cs="Times New Roman"/>
        </w:rPr>
      </w:pPr>
      <w:r w:rsidRPr="0039080D">
        <w:rPr>
          <w:rFonts w:ascii="Times New Roman" w:hAnsi="Times New Roman" w:cs="Times New Roman"/>
        </w:rPr>
        <w:tab/>
        <w:t xml:space="preserve">Because forest inventories </w:t>
      </w:r>
      <w:r w:rsidR="00265B7A" w:rsidRPr="0039080D">
        <w:rPr>
          <w:rFonts w:ascii="Times New Roman" w:hAnsi="Times New Roman" w:cs="Times New Roman"/>
        </w:rPr>
        <w:t xml:space="preserve">can </w:t>
      </w:r>
      <w:r w:rsidRPr="0039080D">
        <w:rPr>
          <w:rFonts w:ascii="Times New Roman" w:hAnsi="Times New Roman" w:cs="Times New Roman"/>
        </w:rPr>
        <w:t xml:space="preserve">contain </w:t>
      </w:r>
      <w:r w:rsidR="00265B7A" w:rsidRPr="0039080D">
        <w:rPr>
          <w:rFonts w:ascii="Times New Roman" w:hAnsi="Times New Roman" w:cs="Times New Roman"/>
        </w:rPr>
        <w:t xml:space="preserve">highly </w:t>
      </w:r>
      <w:r w:rsidRPr="0039080D">
        <w:rPr>
          <w:rFonts w:ascii="Times New Roman" w:hAnsi="Times New Roman" w:cs="Times New Roman"/>
        </w:rPr>
        <w:t xml:space="preserve">detailed </w:t>
      </w:r>
      <w:r w:rsidR="00265B7A" w:rsidRPr="0039080D">
        <w:rPr>
          <w:rFonts w:ascii="Times New Roman" w:hAnsi="Times New Roman" w:cs="Times New Roman"/>
        </w:rPr>
        <w:t>information of public and private lands, which</w:t>
      </w:r>
      <w:r w:rsidRPr="0039080D">
        <w:rPr>
          <w:rFonts w:ascii="Times New Roman" w:hAnsi="Times New Roman" w:cs="Times New Roman"/>
        </w:rPr>
        <w:t xml:space="preserve"> can </w:t>
      </w:r>
      <w:r w:rsidR="00265B7A" w:rsidRPr="0039080D">
        <w:rPr>
          <w:rFonts w:ascii="Times New Roman" w:hAnsi="Times New Roman" w:cs="Times New Roman"/>
        </w:rPr>
        <w:t xml:space="preserve">also </w:t>
      </w:r>
      <w:r w:rsidRPr="0039080D">
        <w:rPr>
          <w:rFonts w:ascii="Times New Roman" w:hAnsi="Times New Roman" w:cs="Times New Roman"/>
        </w:rPr>
        <w:t>be used to estimate the monetary value</w:t>
      </w:r>
      <w:r w:rsidR="00265B7A" w:rsidRPr="0039080D">
        <w:rPr>
          <w:rFonts w:ascii="Times New Roman" w:hAnsi="Times New Roman" w:cs="Times New Roman"/>
        </w:rPr>
        <w:t xml:space="preserve"> of the existing timber, actual plot coordinates may be protected under confidentiality agreements to preserve plot integrity and protect private landowners’ properties. These confidentiality agreements may not allow data users to run these protected coordinates through GEE without modification. </w:t>
      </w:r>
      <w:r w:rsidR="00E30552" w:rsidRPr="0039080D">
        <w:rPr>
          <w:rFonts w:ascii="Times New Roman" w:hAnsi="Times New Roman" w:cs="Times New Roman"/>
        </w:rPr>
        <w:t>The U.S.’s national forest inventory, which is maintained by the USDA U.S. Forest Service’s Forest Inventory and Analysis program, provides publicly available coordinates that are buffered using the methodology described in</w:t>
      </w:r>
      <w:r w:rsidR="00FE3694" w:rsidRPr="0039080D">
        <w:rPr>
          <w:rFonts w:ascii="Times New Roman" w:hAnsi="Times New Roman" w:cs="Times New Roman"/>
        </w:rPr>
        <w:t xml:space="preserve"> the</w:t>
      </w:r>
      <w:r w:rsidR="00E1630F">
        <w:rPr>
          <w:rFonts w:ascii="Times New Roman" w:hAnsi="Times New Roman" w:cs="Times New Roman"/>
          <w:i/>
          <w:iCs/>
          <w:kern w:val="0"/>
        </w:rPr>
        <w:t xml:space="preserve"> </w:t>
      </w:r>
      <w:r w:rsidR="00E1630F">
        <w:rPr>
          <w:rFonts w:ascii="Times New Roman" w:hAnsi="Times New Roman" w:cs="Times New Roman"/>
          <w:i/>
          <w:iCs/>
          <w:kern w:val="0"/>
        </w:rPr>
        <w:fldChar w:fldCharType="begin"/>
      </w:r>
      <w:r w:rsidR="00E1630F">
        <w:rPr>
          <w:rFonts w:ascii="Times New Roman" w:hAnsi="Times New Roman" w:cs="Times New Roman"/>
          <w:i/>
          <w:iCs/>
          <w:kern w:val="0"/>
        </w:rPr>
        <w:instrText xml:space="preserve"> ADDIN ZOTERO_ITEM CSL_CITATION {"citationID":"FIAUV3Nu","properties":{"unsorted":false,"formattedCitation":"({\\i{}General Technical Report WO} 2005)","plainCitation":"(General Technical Report WO 2005)","noteIndex":0},"citationItems":[{"id":420,"uris":["http://zotero.org/users/local/5Susl5II/items/8C4UTN7A"],"itemData":{"id":420,"type":"book","citation-key":"GeneralTechnicalReport2005","language":"en","note":"Google-Books-ID: 0j1p6PqTK84C","number-of-pages":"232","publisher":"Forest Service, U.S. Department of Agriculture","source":"Google Books","title":"General Technical Report WO","issued":{"date-parts":[["2005"]]}}}],"schema":"https://github.com/citation-style-language/schema/raw/master/csl-citation.json"} </w:instrText>
      </w:r>
      <w:r w:rsidR="00E1630F">
        <w:rPr>
          <w:rFonts w:ascii="Times New Roman" w:hAnsi="Times New Roman" w:cs="Times New Roman"/>
          <w:i/>
          <w:iCs/>
          <w:kern w:val="0"/>
        </w:rPr>
        <w:fldChar w:fldCharType="separate"/>
      </w:r>
      <w:r w:rsidR="00CF1802" w:rsidRPr="00CF1802">
        <w:rPr>
          <w:kern w:val="0"/>
        </w:rPr>
        <w:t>(</w:t>
      </w:r>
      <w:r w:rsidR="00CF1802" w:rsidRPr="00CF1802">
        <w:rPr>
          <w:i/>
          <w:iCs/>
          <w:kern w:val="0"/>
        </w:rPr>
        <w:t>General Technical Report WO</w:t>
      </w:r>
      <w:r w:rsidR="00CF1802" w:rsidRPr="00CF1802">
        <w:rPr>
          <w:kern w:val="0"/>
        </w:rPr>
        <w:t xml:space="preserve"> 2005)</w:t>
      </w:r>
      <w:r w:rsidR="00E1630F">
        <w:rPr>
          <w:rFonts w:ascii="Times New Roman" w:hAnsi="Times New Roman" w:cs="Times New Roman"/>
          <w:i/>
          <w:iCs/>
          <w:kern w:val="0"/>
        </w:rPr>
        <w:fldChar w:fldCharType="end"/>
      </w:r>
      <w:r w:rsidR="00E30552" w:rsidRPr="0039080D">
        <w:rPr>
          <w:rFonts w:ascii="Times New Roman" w:hAnsi="Times New Roman" w:cs="Times New Roman"/>
        </w:rPr>
        <w:t>. Proprietary</w:t>
      </w:r>
      <w:r w:rsidR="005934CE" w:rsidRPr="0039080D">
        <w:rPr>
          <w:rFonts w:ascii="Times New Roman" w:hAnsi="Times New Roman" w:cs="Times New Roman"/>
        </w:rPr>
        <w:t xml:space="preserve"> or other government forest</w:t>
      </w:r>
      <w:r w:rsidR="00E30552" w:rsidRPr="0039080D">
        <w:rPr>
          <w:rFonts w:ascii="Times New Roman" w:hAnsi="Times New Roman" w:cs="Times New Roman"/>
        </w:rPr>
        <w:t xml:space="preserve"> </w:t>
      </w:r>
      <w:r w:rsidR="005934CE" w:rsidRPr="0039080D">
        <w:rPr>
          <w:rFonts w:ascii="Times New Roman" w:hAnsi="Times New Roman" w:cs="Times New Roman"/>
        </w:rPr>
        <w:t>inventories</w:t>
      </w:r>
      <w:r w:rsidR="00E30552" w:rsidRPr="0039080D">
        <w:rPr>
          <w:rFonts w:ascii="Times New Roman" w:hAnsi="Times New Roman" w:cs="Times New Roman"/>
        </w:rPr>
        <w:t xml:space="preserve"> may not have a</w:t>
      </w:r>
      <w:r w:rsidR="005934CE" w:rsidRPr="0039080D">
        <w:rPr>
          <w:rFonts w:ascii="Times New Roman" w:hAnsi="Times New Roman" w:cs="Times New Roman"/>
        </w:rPr>
        <w:t>n established</w:t>
      </w:r>
      <w:r w:rsidR="00E30552" w:rsidRPr="0039080D">
        <w:rPr>
          <w:rFonts w:ascii="Times New Roman" w:hAnsi="Times New Roman" w:cs="Times New Roman"/>
        </w:rPr>
        <w:t xml:space="preserve"> buffering methodology</w:t>
      </w:r>
      <w:r w:rsidR="005934CE" w:rsidRPr="0039080D">
        <w:rPr>
          <w:rFonts w:ascii="Times New Roman" w:hAnsi="Times New Roman" w:cs="Times New Roman"/>
        </w:rPr>
        <w:t xml:space="preserve"> as these datasets are not publicly accessible. </w:t>
      </w:r>
      <w:r w:rsidR="00ED1DFF" w:rsidRPr="0039080D">
        <w:rPr>
          <w:rFonts w:ascii="Times New Roman" w:hAnsi="Times New Roman" w:cs="Times New Roman"/>
        </w:rPr>
        <w:t>Users of these datasets may have concerns</w:t>
      </w:r>
      <w:r w:rsidR="009C0FD9" w:rsidRPr="0039080D">
        <w:rPr>
          <w:rFonts w:ascii="Times New Roman" w:hAnsi="Times New Roman" w:cs="Times New Roman"/>
        </w:rPr>
        <w:t xml:space="preserve"> about using unprotected plot coordinates in GEE, </w:t>
      </w:r>
      <w:commentRangeStart w:id="24"/>
      <w:r w:rsidR="009C0FD9" w:rsidRPr="0039080D">
        <w:rPr>
          <w:rFonts w:ascii="Times New Roman" w:hAnsi="Times New Roman" w:cs="Times New Roman"/>
        </w:rPr>
        <w:t>given the public nature of Google services</w:t>
      </w:r>
      <w:commentRangeEnd w:id="24"/>
      <w:r w:rsidR="00A444FB" w:rsidRPr="0039080D">
        <w:rPr>
          <w:rStyle w:val="CommentReference"/>
          <w:rFonts w:ascii="Times New Roman" w:hAnsi="Times New Roman" w:cs="Times New Roman"/>
          <w:sz w:val="24"/>
          <w:szCs w:val="24"/>
        </w:rPr>
        <w:commentReference w:id="24"/>
      </w:r>
      <w:r w:rsidR="009C0FD9" w:rsidRPr="0039080D">
        <w:rPr>
          <w:rFonts w:ascii="Times New Roman" w:hAnsi="Times New Roman" w:cs="Times New Roman"/>
        </w:rPr>
        <w:t xml:space="preserve">. </w:t>
      </w:r>
      <w:commentRangeStart w:id="25"/>
      <w:r w:rsidR="00ED1DFF" w:rsidRPr="0039080D">
        <w:rPr>
          <w:rFonts w:ascii="Times New Roman" w:hAnsi="Times New Roman" w:cs="Times New Roman"/>
        </w:rPr>
        <w:t xml:space="preserve">To alleviate these concerns, a buffering approach that quickly </w:t>
      </w:r>
      <w:r w:rsidR="00092F8B" w:rsidRPr="0039080D">
        <w:rPr>
          <w:rFonts w:ascii="Times New Roman" w:hAnsi="Times New Roman" w:cs="Times New Roman"/>
        </w:rPr>
        <w:t>creates randomized plot coordinates within</w:t>
      </w:r>
      <w:r w:rsidR="009C7CA6">
        <w:rPr>
          <w:rFonts w:ascii="Times New Roman" w:hAnsi="Times New Roman" w:cs="Times New Roman"/>
        </w:rPr>
        <w:t xml:space="preserve"> radius </w:t>
      </w:r>
      <w:r w:rsidR="009C7CA6">
        <w:rPr>
          <w:rFonts w:ascii="Times New Roman" w:hAnsi="Times New Roman" w:cs="Times New Roman"/>
          <w:i/>
          <w:iCs/>
        </w:rPr>
        <w:t>r</w:t>
      </w:r>
      <w:r w:rsidR="009C7CA6">
        <w:rPr>
          <w:rFonts w:ascii="Times New Roman" w:hAnsi="Times New Roman" w:cs="Times New Roman"/>
        </w:rPr>
        <w:t xml:space="preserve"> of the raw plot coordinate</w:t>
      </w:r>
      <w:commentRangeEnd w:id="25"/>
      <w:r w:rsidR="00A444FB" w:rsidRPr="0039080D">
        <w:rPr>
          <w:rStyle w:val="CommentReference"/>
          <w:rFonts w:ascii="Times New Roman" w:hAnsi="Times New Roman" w:cs="Times New Roman"/>
          <w:sz w:val="24"/>
          <w:szCs w:val="24"/>
        </w:rPr>
        <w:commentReference w:id="25"/>
      </w:r>
      <w:r w:rsidR="00092F8B" w:rsidRPr="0039080D">
        <w:rPr>
          <w:rFonts w:ascii="Times New Roman" w:hAnsi="Times New Roman" w:cs="Times New Roman"/>
        </w:rPr>
        <w:t xml:space="preserve">. The </w:t>
      </w:r>
      <w:r w:rsidR="009C7CA6">
        <w:rPr>
          <w:rFonts w:ascii="Times New Roman" w:hAnsi="Times New Roman" w:cs="Times New Roman"/>
        </w:rPr>
        <w:t>randomization of plots</w:t>
      </w:r>
      <w:r w:rsidR="00092F8B" w:rsidRPr="0039080D">
        <w:rPr>
          <w:rFonts w:ascii="Times New Roman" w:hAnsi="Times New Roman" w:cs="Times New Roman"/>
        </w:rPr>
        <w:t xml:space="preserve"> coordinates </w:t>
      </w:r>
      <w:r w:rsidR="009C7CA6">
        <w:rPr>
          <w:rFonts w:ascii="Times New Roman" w:hAnsi="Times New Roman" w:cs="Times New Roman"/>
        </w:rPr>
        <w:t xml:space="preserve">safely hides </w:t>
      </w:r>
      <w:r w:rsidR="00092F8B" w:rsidRPr="0039080D">
        <w:rPr>
          <w:rFonts w:ascii="Times New Roman" w:hAnsi="Times New Roman" w:cs="Times New Roman"/>
        </w:rPr>
        <w:t>actual</w:t>
      </w:r>
      <w:r w:rsidR="009C7CA6">
        <w:rPr>
          <w:rFonts w:ascii="Times New Roman" w:hAnsi="Times New Roman" w:cs="Times New Roman"/>
        </w:rPr>
        <w:t xml:space="preserve"> plot coordinates to be</w:t>
      </w:r>
      <w:r w:rsidR="00092F8B" w:rsidRPr="0039080D">
        <w:rPr>
          <w:rFonts w:ascii="Times New Roman" w:hAnsi="Times New Roman" w:cs="Times New Roman"/>
        </w:rPr>
        <w:t xml:space="preserve"> run in GEE.</w:t>
      </w:r>
    </w:p>
    <w:p w14:paraId="4F276545" w14:textId="528B1191" w:rsidR="00E040E4" w:rsidRPr="0039080D" w:rsidRDefault="00684FCC" w:rsidP="00322510">
      <w:pPr>
        <w:ind w:firstLine="720"/>
        <w:rPr>
          <w:rFonts w:ascii="Times New Roman" w:hAnsi="Times New Roman" w:cs="Times New Roman"/>
        </w:rPr>
      </w:pPr>
      <w:commentRangeStart w:id="26"/>
      <w:r w:rsidRPr="0039080D">
        <w:rPr>
          <w:rFonts w:ascii="Times New Roman" w:hAnsi="Times New Roman" w:cs="Times New Roman"/>
        </w:rPr>
        <w:t>Currently</w:t>
      </w:r>
      <w:commentRangeEnd w:id="26"/>
      <w:r w:rsidR="0039080D" w:rsidRPr="0039080D">
        <w:rPr>
          <w:rStyle w:val="CommentReference"/>
          <w:rFonts w:ascii="Times New Roman" w:hAnsi="Times New Roman" w:cs="Times New Roman"/>
          <w:sz w:val="24"/>
          <w:szCs w:val="24"/>
        </w:rPr>
        <w:commentReference w:id="26"/>
      </w:r>
      <w:r w:rsidRPr="0039080D">
        <w:rPr>
          <w:rFonts w:ascii="Times New Roman" w:hAnsi="Times New Roman" w:cs="Times New Roman"/>
        </w:rPr>
        <w:t xml:space="preserve">, a streamlined workflow that allows forest practitioners to </w:t>
      </w:r>
      <w:r w:rsidR="003742E0" w:rsidRPr="0039080D">
        <w:rPr>
          <w:rFonts w:ascii="Times New Roman" w:hAnsi="Times New Roman" w:cs="Times New Roman"/>
        </w:rPr>
        <w:t xml:space="preserve">specifically </w:t>
      </w:r>
      <w:r w:rsidRPr="0039080D">
        <w:rPr>
          <w:rFonts w:ascii="Times New Roman" w:hAnsi="Times New Roman" w:cs="Times New Roman"/>
        </w:rPr>
        <w:t>perform point-extractions from GEE-derived raster data for inventory coordinates without advanced coding or proprietary software does not exist.</w:t>
      </w:r>
      <w:r w:rsidR="00C43186" w:rsidRPr="0039080D">
        <w:rPr>
          <w:rFonts w:ascii="Times New Roman" w:hAnsi="Times New Roman" w:cs="Times New Roman"/>
        </w:rPr>
        <w:t xml:space="preserve"> </w:t>
      </w:r>
      <w:r w:rsidR="00C70ACB" w:rsidRPr="0039080D">
        <w:rPr>
          <w:rFonts w:ascii="Times New Roman" w:hAnsi="Times New Roman" w:cs="Times New Roman"/>
        </w:rPr>
        <w:t xml:space="preserve">In this study, </w:t>
      </w:r>
      <w:r w:rsidR="00AB6095" w:rsidRPr="0039080D">
        <w:rPr>
          <w:rFonts w:ascii="Times New Roman" w:hAnsi="Times New Roman" w:cs="Times New Roman"/>
        </w:rPr>
        <w:t xml:space="preserve">the </w:t>
      </w:r>
      <w:r w:rsidR="00AB6095" w:rsidRPr="0039080D">
        <w:rPr>
          <w:rFonts w:ascii="Times New Roman" w:hAnsi="Times New Roman" w:cs="Times New Roman"/>
          <w:i/>
          <w:iCs/>
        </w:rPr>
        <w:t>skiba</w:t>
      </w:r>
      <w:r w:rsidR="00C43186" w:rsidRPr="0039080D">
        <w:rPr>
          <w:rFonts w:ascii="Times New Roman" w:hAnsi="Times New Roman" w:cs="Times New Roman"/>
        </w:rPr>
        <w:t xml:space="preserve"> </w:t>
      </w:r>
      <w:r w:rsidR="00995E0A" w:rsidRPr="0039080D">
        <w:rPr>
          <w:rFonts w:ascii="Times New Roman" w:hAnsi="Times New Roman" w:cs="Times New Roman"/>
        </w:rPr>
        <w:t xml:space="preserve">Python </w:t>
      </w:r>
      <w:r w:rsidR="001B29CE">
        <w:rPr>
          <w:rFonts w:ascii="Times New Roman" w:hAnsi="Times New Roman" w:cs="Times New Roman"/>
        </w:rPr>
        <w:t>app</w:t>
      </w:r>
      <w:r w:rsidR="00C43186" w:rsidRPr="0039080D">
        <w:rPr>
          <w:rFonts w:ascii="Times New Roman" w:hAnsi="Times New Roman" w:cs="Times New Roman"/>
        </w:rPr>
        <w:t xml:space="preserve"> was developed </w:t>
      </w:r>
      <w:r w:rsidR="00AB6095" w:rsidRPr="0039080D">
        <w:rPr>
          <w:rFonts w:ascii="Times New Roman" w:hAnsi="Times New Roman" w:cs="Times New Roman"/>
        </w:rPr>
        <w:t>to</w:t>
      </w:r>
      <w:r w:rsidR="00C43186" w:rsidRPr="0039080D">
        <w:rPr>
          <w:rFonts w:ascii="Times New Roman" w:hAnsi="Times New Roman" w:cs="Times New Roman"/>
        </w:rPr>
        <w:t xml:space="preserve"> combine </w:t>
      </w:r>
      <w:r w:rsidR="00C70ACB" w:rsidRPr="0039080D">
        <w:rPr>
          <w:rFonts w:ascii="Times New Roman" w:hAnsi="Times New Roman" w:cs="Times New Roman"/>
        </w:rPr>
        <w:t xml:space="preserve">existing GEE </w:t>
      </w:r>
      <w:ins w:id="27" w:author="Gifford, Tyler" w:date="2026-06-15T17:20:00Z" w16du:dateUtc="2026-06-15T21:20:00Z">
        <w:r w:rsidR="00D22950">
          <w:rPr>
            <w:rFonts w:ascii="Times New Roman" w:hAnsi="Times New Roman" w:cs="Times New Roman"/>
          </w:rPr>
          <w:t>P</w:t>
        </w:r>
      </w:ins>
      <w:del w:id="28" w:author="Gifford, Tyler" w:date="2026-06-15T17:20:00Z" w16du:dateUtc="2026-06-15T21:20:00Z">
        <w:r w:rsidR="00C70ACB" w:rsidRPr="0039080D" w:rsidDel="00D22950">
          <w:rPr>
            <w:rFonts w:ascii="Times New Roman" w:hAnsi="Times New Roman" w:cs="Times New Roman"/>
          </w:rPr>
          <w:delText>p</w:delText>
        </w:r>
      </w:del>
      <w:r w:rsidR="00C70ACB" w:rsidRPr="0039080D">
        <w:rPr>
          <w:rFonts w:ascii="Times New Roman" w:hAnsi="Times New Roman" w:cs="Times New Roman"/>
        </w:rPr>
        <w:t xml:space="preserve">ython packages </w:t>
      </w:r>
      <w:r w:rsidR="00C43186" w:rsidRPr="0039080D">
        <w:rPr>
          <w:rFonts w:ascii="Times New Roman" w:hAnsi="Times New Roman" w:cs="Times New Roman"/>
        </w:rPr>
        <w:t xml:space="preserve">into a </w:t>
      </w:r>
      <w:r w:rsidR="004F6831" w:rsidRPr="0039080D">
        <w:rPr>
          <w:rFonts w:ascii="Times New Roman" w:hAnsi="Times New Roman" w:cs="Times New Roman"/>
        </w:rPr>
        <w:t>system</w:t>
      </w:r>
      <w:r w:rsidR="00C43186" w:rsidRPr="0039080D">
        <w:rPr>
          <w:rFonts w:ascii="Times New Roman" w:hAnsi="Times New Roman" w:cs="Times New Roman"/>
        </w:rPr>
        <w:t xml:space="preserve"> that minimizes the coding requirements and lowers the technical threshold previously</w:t>
      </w:r>
      <w:r w:rsidR="00A46832" w:rsidRPr="0039080D">
        <w:rPr>
          <w:rFonts w:ascii="Times New Roman" w:hAnsi="Times New Roman" w:cs="Times New Roman"/>
        </w:rPr>
        <w:t xml:space="preserve"> needed</w:t>
      </w:r>
      <w:r w:rsidR="00C43186" w:rsidRPr="0039080D">
        <w:rPr>
          <w:rFonts w:ascii="Times New Roman" w:hAnsi="Times New Roman" w:cs="Times New Roman"/>
        </w:rPr>
        <w:t xml:space="preserve">. The goal of this project is </w:t>
      </w:r>
      <w:r w:rsidR="00C70ACB" w:rsidRPr="0039080D">
        <w:rPr>
          <w:rFonts w:ascii="Times New Roman" w:hAnsi="Times New Roman" w:cs="Times New Roman"/>
        </w:rPr>
        <w:t>to alleviate setup time to perform point extractions</w:t>
      </w:r>
      <w:r w:rsidR="00C43186" w:rsidRPr="0039080D">
        <w:rPr>
          <w:rFonts w:ascii="Times New Roman" w:hAnsi="Times New Roman" w:cs="Times New Roman"/>
        </w:rPr>
        <w:t xml:space="preserve"> and reduce the number of steps </w:t>
      </w:r>
      <w:r w:rsidR="00EF1DFF" w:rsidRPr="0039080D">
        <w:rPr>
          <w:rFonts w:ascii="Times New Roman" w:hAnsi="Times New Roman" w:cs="Times New Roman"/>
        </w:rPr>
        <w:t>required</w:t>
      </w:r>
      <w:r w:rsidR="00264611" w:rsidRPr="0039080D">
        <w:rPr>
          <w:rFonts w:ascii="Times New Roman" w:hAnsi="Times New Roman" w:cs="Times New Roman"/>
        </w:rPr>
        <w:t xml:space="preserve"> to </w:t>
      </w:r>
      <w:r w:rsidR="00C43186" w:rsidRPr="0039080D">
        <w:rPr>
          <w:rFonts w:ascii="Times New Roman" w:hAnsi="Times New Roman" w:cs="Times New Roman"/>
        </w:rPr>
        <w:t>access and retrieve data from Google Earth Engine</w:t>
      </w:r>
      <w:r w:rsidR="00A46832" w:rsidRPr="0039080D">
        <w:rPr>
          <w:rFonts w:ascii="Times New Roman" w:hAnsi="Times New Roman" w:cs="Times New Roman"/>
        </w:rPr>
        <w:t xml:space="preserve"> </w:t>
      </w:r>
      <w:r w:rsidR="00C6423A" w:rsidRPr="0039080D">
        <w:rPr>
          <w:rFonts w:ascii="Times New Roman" w:hAnsi="Times New Roman" w:cs="Times New Roman"/>
        </w:rPr>
        <w:t>in order for</w:t>
      </w:r>
      <w:r w:rsidR="001274E0" w:rsidRPr="0039080D">
        <w:rPr>
          <w:rFonts w:ascii="Times New Roman" w:hAnsi="Times New Roman" w:cs="Times New Roman"/>
        </w:rPr>
        <w:t xml:space="preserve"> </w:t>
      </w:r>
      <w:r w:rsidR="00D25EC7">
        <w:rPr>
          <w:rFonts w:ascii="Times New Roman" w:hAnsi="Times New Roman" w:cs="Times New Roman"/>
        </w:rPr>
        <w:t>geospatial data</w:t>
      </w:r>
      <w:r w:rsidR="00A46832" w:rsidRPr="0039080D">
        <w:rPr>
          <w:rFonts w:ascii="Times New Roman" w:hAnsi="Times New Roman" w:cs="Times New Roman"/>
        </w:rPr>
        <w:t xml:space="preserve"> </w:t>
      </w:r>
      <w:del w:id="29" w:author="Gifford, Tyler" w:date="2026-06-17T15:33:00Z" w16du:dateUtc="2026-06-17T19:33:00Z">
        <w:r w:rsidR="00A46832" w:rsidRPr="0039080D" w:rsidDel="00A444FB">
          <w:rPr>
            <w:rFonts w:ascii="Times New Roman" w:hAnsi="Times New Roman" w:cs="Times New Roman"/>
          </w:rPr>
          <w:delText xml:space="preserve">data </w:delText>
        </w:r>
      </w:del>
      <w:r w:rsidR="00A46832" w:rsidRPr="0039080D">
        <w:rPr>
          <w:rFonts w:ascii="Times New Roman" w:hAnsi="Times New Roman" w:cs="Times New Roman"/>
        </w:rPr>
        <w:t>to more efficiently be integrated into forest studies and inventories</w:t>
      </w:r>
      <w:r w:rsidR="00092F8B" w:rsidRPr="0039080D">
        <w:rPr>
          <w:rFonts w:ascii="Times New Roman" w:hAnsi="Times New Roman" w:cs="Times New Roman"/>
        </w:rPr>
        <w:t xml:space="preserve">. </w:t>
      </w:r>
      <w:r w:rsidR="00943386" w:rsidRPr="0039080D">
        <w:rPr>
          <w:rFonts w:ascii="Times New Roman" w:hAnsi="Times New Roman" w:cs="Times New Roman"/>
        </w:rPr>
        <w:t>The combinations of</w:t>
      </w:r>
      <w:r w:rsidR="00AB6095" w:rsidRPr="0039080D">
        <w:rPr>
          <w:rFonts w:ascii="Times New Roman" w:hAnsi="Times New Roman" w:cs="Times New Roman"/>
        </w:rPr>
        <w:t xml:space="preserve"> </w:t>
      </w:r>
      <w:commentRangeStart w:id="30"/>
      <w:r w:rsidR="00AB6095" w:rsidRPr="0039080D">
        <w:rPr>
          <w:rFonts w:ascii="Times New Roman" w:hAnsi="Times New Roman" w:cs="Times New Roman"/>
        </w:rPr>
        <w:t>point extraction and point buffering workflows</w:t>
      </w:r>
      <w:commentRangeEnd w:id="30"/>
      <w:r w:rsidR="00A444FB" w:rsidRPr="0039080D">
        <w:rPr>
          <w:rStyle w:val="CommentReference"/>
          <w:rFonts w:ascii="Times New Roman" w:hAnsi="Times New Roman" w:cs="Times New Roman"/>
          <w:sz w:val="24"/>
          <w:szCs w:val="24"/>
        </w:rPr>
        <w:commentReference w:id="30"/>
      </w:r>
      <w:r w:rsidR="00AB6095" w:rsidRPr="0039080D">
        <w:rPr>
          <w:rFonts w:ascii="Times New Roman" w:hAnsi="Times New Roman" w:cs="Times New Roman"/>
        </w:rPr>
        <w:t xml:space="preserve"> developed </w:t>
      </w:r>
      <w:r w:rsidR="00A8472D" w:rsidRPr="0039080D">
        <w:rPr>
          <w:rFonts w:ascii="Times New Roman" w:hAnsi="Times New Roman" w:cs="Times New Roman"/>
        </w:rPr>
        <w:t xml:space="preserve">reduce the time and </w:t>
      </w:r>
      <w:r w:rsidR="00014490" w:rsidRPr="0039080D">
        <w:rPr>
          <w:rFonts w:ascii="Times New Roman" w:hAnsi="Times New Roman" w:cs="Times New Roman"/>
        </w:rPr>
        <w:t>required skills</w:t>
      </w:r>
      <w:r w:rsidR="00AB6095" w:rsidRPr="0039080D">
        <w:rPr>
          <w:rFonts w:ascii="Times New Roman" w:hAnsi="Times New Roman" w:cs="Times New Roman"/>
        </w:rPr>
        <w:t xml:space="preserve"> for foresters to incorporate </w:t>
      </w:r>
      <w:r w:rsidR="001038B8" w:rsidRPr="0039080D">
        <w:rPr>
          <w:rFonts w:ascii="Times New Roman" w:hAnsi="Times New Roman" w:cs="Times New Roman"/>
        </w:rPr>
        <w:t xml:space="preserve">RS data </w:t>
      </w:r>
      <w:r w:rsidR="00AB6095" w:rsidRPr="0039080D">
        <w:rPr>
          <w:rFonts w:ascii="Times New Roman" w:hAnsi="Times New Roman" w:cs="Times New Roman"/>
        </w:rPr>
        <w:t>into forest studies and inventories.</w:t>
      </w:r>
      <w:r w:rsidR="00B71C86" w:rsidRPr="0039080D">
        <w:rPr>
          <w:rFonts w:ascii="Times New Roman" w:hAnsi="Times New Roman" w:cs="Times New Roman"/>
        </w:rPr>
        <w:t xml:space="preserve"> </w:t>
      </w:r>
    </w:p>
    <w:p w14:paraId="21040012" w14:textId="6F5DCF2F" w:rsidR="000F2CAE" w:rsidRPr="00322510" w:rsidRDefault="000F2CAE" w:rsidP="000F2CAE">
      <w:pPr>
        <w:rPr>
          <w:rFonts w:ascii="Times New Roman" w:hAnsi="Times New Roman" w:cs="Times New Roman"/>
          <w:b/>
          <w:bCs/>
        </w:rPr>
      </w:pPr>
      <w:r w:rsidRPr="00322510">
        <w:rPr>
          <w:rFonts w:ascii="Times New Roman" w:hAnsi="Times New Roman" w:cs="Times New Roman"/>
          <w:b/>
          <w:bCs/>
        </w:rPr>
        <w:t>Methods</w:t>
      </w:r>
    </w:p>
    <w:p w14:paraId="3C50FCAD" w14:textId="0A422265" w:rsidR="007E2541" w:rsidRPr="0039080D" w:rsidRDefault="007E2541" w:rsidP="000F2CAE">
      <w:pPr>
        <w:rPr>
          <w:rFonts w:ascii="Times New Roman" w:hAnsi="Times New Roman" w:cs="Times New Roman"/>
        </w:rPr>
      </w:pPr>
      <w:r w:rsidRPr="0039080D">
        <w:rPr>
          <w:rFonts w:ascii="Times New Roman" w:hAnsi="Times New Roman" w:cs="Times New Roman"/>
        </w:rPr>
        <w:lastRenderedPageBreak/>
        <w:t>Software design</w:t>
      </w:r>
    </w:p>
    <w:p w14:paraId="2AA0050B" w14:textId="7F93CE32" w:rsidR="00A01478" w:rsidRPr="0039080D" w:rsidRDefault="00D95CE6" w:rsidP="00D27215">
      <w:pPr>
        <w:ind w:firstLine="720"/>
        <w:rPr>
          <w:rFonts w:ascii="Times New Roman" w:hAnsi="Times New Roman" w:cs="Times New Roman"/>
        </w:rPr>
      </w:pPr>
      <w:commentRangeStart w:id="31"/>
      <w:r w:rsidRPr="0039080D">
        <w:rPr>
          <w:rFonts w:ascii="Times New Roman" w:hAnsi="Times New Roman" w:cs="Times New Roman"/>
        </w:rPr>
        <w:t>T</w:t>
      </w:r>
      <w:r w:rsidR="004B1DCA" w:rsidRPr="0039080D">
        <w:rPr>
          <w:rFonts w:ascii="Times New Roman" w:hAnsi="Times New Roman" w:cs="Times New Roman"/>
        </w:rPr>
        <w:t xml:space="preserve">he </w:t>
      </w:r>
      <w:commentRangeEnd w:id="31"/>
      <w:r w:rsidR="0039080D" w:rsidRPr="0039080D">
        <w:rPr>
          <w:rStyle w:val="CommentReference"/>
          <w:rFonts w:ascii="Times New Roman" w:hAnsi="Times New Roman" w:cs="Times New Roman"/>
          <w:i/>
          <w:iCs/>
          <w:sz w:val="24"/>
          <w:szCs w:val="24"/>
        </w:rPr>
        <w:commentReference w:id="31"/>
      </w:r>
      <w:r w:rsidR="004B1DCA" w:rsidRPr="0039080D">
        <w:rPr>
          <w:rFonts w:ascii="Times New Roman" w:hAnsi="Times New Roman" w:cs="Times New Roman"/>
          <w:i/>
          <w:iCs/>
        </w:rPr>
        <w:t>skiba</w:t>
      </w:r>
      <w:r w:rsidR="004B1DCA" w:rsidRPr="0039080D">
        <w:rPr>
          <w:rFonts w:ascii="Times New Roman" w:hAnsi="Times New Roman" w:cs="Times New Roman"/>
        </w:rPr>
        <w:t xml:space="preserve"> Python </w:t>
      </w:r>
      <w:commentRangeStart w:id="32"/>
      <w:r w:rsidR="00B603A3">
        <w:rPr>
          <w:rFonts w:ascii="Times New Roman" w:hAnsi="Times New Roman" w:cs="Times New Roman"/>
        </w:rPr>
        <w:t>app</w:t>
      </w:r>
      <w:commentRangeEnd w:id="32"/>
      <w:r w:rsidR="00A444FB" w:rsidRPr="0039080D">
        <w:rPr>
          <w:rStyle w:val="CommentReference"/>
          <w:rFonts w:ascii="Times New Roman" w:hAnsi="Times New Roman" w:cs="Times New Roman"/>
          <w:sz w:val="24"/>
          <w:szCs w:val="24"/>
        </w:rPr>
        <w:commentReference w:id="32"/>
      </w:r>
      <w:r w:rsidR="004B1DCA" w:rsidRPr="0039080D">
        <w:rPr>
          <w:rFonts w:ascii="Times New Roman" w:hAnsi="Times New Roman" w:cs="Times New Roman"/>
        </w:rPr>
        <w:t xml:space="preserve"> was designed </w:t>
      </w:r>
      <w:r w:rsidR="0004188F" w:rsidRPr="0039080D">
        <w:rPr>
          <w:rFonts w:ascii="Times New Roman" w:hAnsi="Times New Roman" w:cs="Times New Roman"/>
        </w:rPr>
        <w:t xml:space="preserve">for users to </w:t>
      </w:r>
      <w:r w:rsidR="006C7360" w:rsidRPr="0039080D">
        <w:rPr>
          <w:rFonts w:ascii="Times New Roman" w:hAnsi="Times New Roman" w:cs="Times New Roman"/>
        </w:rPr>
        <w:t xml:space="preserve">reduce </w:t>
      </w:r>
      <w:r w:rsidR="006973AF" w:rsidRPr="0039080D">
        <w:rPr>
          <w:rFonts w:ascii="Times New Roman" w:hAnsi="Times New Roman" w:cs="Times New Roman"/>
        </w:rPr>
        <w:t>technical barriers for accessing Google Earth Engine and producing point extractions</w:t>
      </w:r>
      <w:r w:rsidR="0004188F" w:rsidRPr="0039080D">
        <w:rPr>
          <w:rFonts w:ascii="Times New Roman" w:hAnsi="Times New Roman" w:cs="Times New Roman"/>
        </w:rPr>
        <w:t xml:space="preserve">. The </w:t>
      </w:r>
      <w:r w:rsidR="00A75E80" w:rsidRPr="0039080D">
        <w:rPr>
          <w:rFonts w:ascii="Times New Roman" w:hAnsi="Times New Roman" w:cs="Times New Roman"/>
        </w:rPr>
        <w:t>returned point extractions</w:t>
      </w:r>
      <w:r w:rsidR="00CD6001" w:rsidRPr="0039080D">
        <w:rPr>
          <w:rFonts w:ascii="Times New Roman" w:hAnsi="Times New Roman" w:cs="Times New Roman"/>
        </w:rPr>
        <w:t xml:space="preserve"> </w:t>
      </w:r>
      <w:r w:rsidR="006C7360" w:rsidRPr="0039080D">
        <w:rPr>
          <w:rFonts w:ascii="Times New Roman" w:hAnsi="Times New Roman" w:cs="Times New Roman"/>
        </w:rPr>
        <w:t xml:space="preserve">can be integrated into forest operations to increase the scope of </w:t>
      </w:r>
      <w:r w:rsidR="000B488C" w:rsidRPr="0039080D">
        <w:rPr>
          <w:rFonts w:ascii="Times New Roman" w:hAnsi="Times New Roman" w:cs="Times New Roman"/>
        </w:rPr>
        <w:t xml:space="preserve">information that can be used in </w:t>
      </w:r>
      <w:r w:rsidR="006C7360" w:rsidRPr="0039080D">
        <w:rPr>
          <w:rFonts w:ascii="Times New Roman" w:hAnsi="Times New Roman" w:cs="Times New Roman"/>
        </w:rPr>
        <w:t>existing forest inventories and studies.</w:t>
      </w:r>
      <w:r w:rsidR="00CD6001" w:rsidRPr="0039080D">
        <w:rPr>
          <w:rFonts w:ascii="Times New Roman" w:hAnsi="Times New Roman" w:cs="Times New Roman"/>
        </w:rPr>
        <w:t xml:space="preserve"> </w:t>
      </w:r>
      <w:r w:rsidR="00A75E80" w:rsidRPr="0039080D">
        <w:rPr>
          <w:rFonts w:ascii="Times New Roman" w:hAnsi="Times New Roman" w:cs="Times New Roman"/>
        </w:rPr>
        <w:t xml:space="preserve">The </w:t>
      </w:r>
      <w:r w:rsidR="00A75E80" w:rsidRPr="0039080D">
        <w:rPr>
          <w:rFonts w:ascii="Times New Roman" w:hAnsi="Times New Roman" w:cs="Times New Roman"/>
          <w:i/>
          <w:iCs/>
        </w:rPr>
        <w:t xml:space="preserve">skiba </w:t>
      </w:r>
      <w:r w:rsidR="00B603A3">
        <w:rPr>
          <w:rFonts w:ascii="Times New Roman" w:hAnsi="Times New Roman" w:cs="Times New Roman"/>
        </w:rPr>
        <w:t>app</w:t>
      </w:r>
      <w:r w:rsidR="00A75E80" w:rsidRPr="0039080D">
        <w:rPr>
          <w:rFonts w:ascii="Times New Roman" w:hAnsi="Times New Roman" w:cs="Times New Roman"/>
        </w:rPr>
        <w:t xml:space="preserve"> addresses privacy concerns regarding </w:t>
      </w:r>
      <w:r w:rsidR="00150582" w:rsidRPr="0039080D">
        <w:rPr>
          <w:rFonts w:ascii="Times New Roman" w:hAnsi="Times New Roman" w:cs="Times New Roman"/>
        </w:rPr>
        <w:t>sensitive plot coordinates</w:t>
      </w:r>
      <w:r w:rsidR="00A75E80" w:rsidRPr="0039080D">
        <w:rPr>
          <w:rFonts w:ascii="Times New Roman" w:hAnsi="Times New Roman" w:cs="Times New Roman"/>
        </w:rPr>
        <w:t xml:space="preserve"> </w:t>
      </w:r>
      <w:r w:rsidR="00150582" w:rsidRPr="0039080D">
        <w:rPr>
          <w:rFonts w:ascii="Times New Roman" w:hAnsi="Times New Roman" w:cs="Times New Roman"/>
        </w:rPr>
        <w:t xml:space="preserve">by </w:t>
      </w:r>
      <w:r w:rsidR="00A75E80" w:rsidRPr="0039080D">
        <w:rPr>
          <w:rFonts w:ascii="Times New Roman" w:hAnsi="Times New Roman" w:cs="Times New Roman"/>
        </w:rPr>
        <w:t xml:space="preserve">providing </w:t>
      </w:r>
      <w:r w:rsidR="00CD6001" w:rsidRPr="0039080D">
        <w:rPr>
          <w:rFonts w:ascii="Times New Roman" w:hAnsi="Times New Roman" w:cs="Times New Roman"/>
        </w:rPr>
        <w:t>two buffering methodologies.</w:t>
      </w:r>
      <w:r w:rsidR="00D27215" w:rsidRPr="0039080D">
        <w:rPr>
          <w:rFonts w:ascii="Times New Roman" w:hAnsi="Times New Roman" w:cs="Times New Roman"/>
        </w:rPr>
        <w:t xml:space="preserve"> </w:t>
      </w:r>
      <w:r w:rsidR="00880DF0" w:rsidRPr="0039080D">
        <w:rPr>
          <w:rFonts w:ascii="Times New Roman" w:hAnsi="Times New Roman" w:cs="Times New Roman"/>
        </w:rPr>
        <w:t xml:space="preserve">To </w:t>
      </w:r>
      <w:r w:rsidR="00352EE0" w:rsidRPr="0039080D">
        <w:rPr>
          <w:rFonts w:ascii="Times New Roman" w:hAnsi="Times New Roman" w:cs="Times New Roman"/>
        </w:rPr>
        <w:t>lower the technical threshold</w:t>
      </w:r>
      <w:r w:rsidR="00880DF0" w:rsidRPr="0039080D">
        <w:rPr>
          <w:rFonts w:ascii="Times New Roman" w:hAnsi="Times New Roman" w:cs="Times New Roman"/>
        </w:rPr>
        <w:t xml:space="preserve"> needed to </w:t>
      </w:r>
      <w:r w:rsidR="00352EE0" w:rsidRPr="0039080D">
        <w:rPr>
          <w:rFonts w:ascii="Times New Roman" w:hAnsi="Times New Roman" w:cs="Times New Roman"/>
        </w:rPr>
        <w:t>perform</w:t>
      </w:r>
      <w:r w:rsidR="00880DF0" w:rsidRPr="0039080D">
        <w:rPr>
          <w:rFonts w:ascii="Times New Roman" w:hAnsi="Times New Roman" w:cs="Times New Roman"/>
        </w:rPr>
        <w:t xml:space="preserve"> </w:t>
      </w:r>
      <w:r w:rsidR="00352EE0" w:rsidRPr="0039080D">
        <w:rPr>
          <w:rFonts w:ascii="Times New Roman" w:hAnsi="Times New Roman" w:cs="Times New Roman"/>
        </w:rPr>
        <w:t>all</w:t>
      </w:r>
      <w:r w:rsidR="00880DF0" w:rsidRPr="0039080D">
        <w:rPr>
          <w:rFonts w:ascii="Times New Roman" w:hAnsi="Times New Roman" w:cs="Times New Roman"/>
        </w:rPr>
        <w:t xml:space="preserve"> operations, we designed </w:t>
      </w:r>
      <w:r w:rsidR="0004188F" w:rsidRPr="0039080D">
        <w:rPr>
          <w:rFonts w:ascii="Times New Roman" w:hAnsi="Times New Roman" w:cs="Times New Roman"/>
        </w:rPr>
        <w:t xml:space="preserve">this </w:t>
      </w:r>
      <w:r w:rsidR="00B603A3">
        <w:rPr>
          <w:rFonts w:ascii="Times New Roman" w:hAnsi="Times New Roman" w:cs="Times New Roman"/>
        </w:rPr>
        <w:t>app</w:t>
      </w:r>
      <w:r w:rsidR="0004188F" w:rsidRPr="0039080D">
        <w:rPr>
          <w:rFonts w:ascii="Times New Roman" w:hAnsi="Times New Roman" w:cs="Times New Roman"/>
        </w:rPr>
        <w:t xml:space="preserve"> </w:t>
      </w:r>
      <w:r w:rsidR="00880DF0" w:rsidRPr="0039080D">
        <w:rPr>
          <w:rFonts w:ascii="Times New Roman" w:hAnsi="Times New Roman" w:cs="Times New Roman"/>
        </w:rPr>
        <w:t xml:space="preserve">to create a </w:t>
      </w:r>
      <w:r w:rsidR="00E532B5" w:rsidRPr="0039080D">
        <w:rPr>
          <w:rFonts w:ascii="Times New Roman" w:hAnsi="Times New Roman" w:cs="Times New Roman"/>
        </w:rPr>
        <w:t>user interface</w:t>
      </w:r>
      <w:r w:rsidR="00880DF0" w:rsidRPr="0039080D">
        <w:rPr>
          <w:rFonts w:ascii="Times New Roman" w:hAnsi="Times New Roman" w:cs="Times New Roman"/>
        </w:rPr>
        <w:t xml:space="preserve"> consisting of</w:t>
      </w:r>
      <w:r w:rsidR="004B1DCA" w:rsidRPr="0039080D">
        <w:rPr>
          <w:rFonts w:ascii="Times New Roman" w:hAnsi="Times New Roman" w:cs="Times New Roman"/>
        </w:rPr>
        <w:t xml:space="preserve"> point-and-click widget</w:t>
      </w:r>
      <w:r w:rsidR="0004188F" w:rsidRPr="0039080D">
        <w:rPr>
          <w:rFonts w:ascii="Times New Roman" w:hAnsi="Times New Roman" w:cs="Times New Roman"/>
        </w:rPr>
        <w:t>s</w:t>
      </w:r>
      <w:r w:rsidR="00880DF0" w:rsidRPr="0039080D">
        <w:rPr>
          <w:rFonts w:ascii="Times New Roman" w:hAnsi="Times New Roman" w:cs="Times New Roman"/>
        </w:rPr>
        <w:t xml:space="preserve">. </w:t>
      </w:r>
      <w:r w:rsidR="00B0511B" w:rsidRPr="0039080D">
        <w:rPr>
          <w:rFonts w:ascii="Times New Roman" w:hAnsi="Times New Roman" w:cs="Times New Roman"/>
        </w:rPr>
        <w:t>This</w:t>
      </w:r>
      <w:r w:rsidR="00E532B5" w:rsidRPr="0039080D">
        <w:rPr>
          <w:rFonts w:ascii="Times New Roman" w:hAnsi="Times New Roman" w:cs="Times New Roman"/>
        </w:rPr>
        <w:t xml:space="preserve"> </w:t>
      </w:r>
      <w:r w:rsidR="00772318" w:rsidRPr="0039080D">
        <w:rPr>
          <w:rFonts w:ascii="Times New Roman" w:hAnsi="Times New Roman" w:cs="Times New Roman"/>
        </w:rPr>
        <w:t>design</w:t>
      </w:r>
      <w:r w:rsidR="00E532B5" w:rsidRPr="0039080D">
        <w:rPr>
          <w:rFonts w:ascii="Times New Roman" w:hAnsi="Times New Roman" w:cs="Times New Roman"/>
        </w:rPr>
        <w:t xml:space="preserve"> </w:t>
      </w:r>
      <w:r w:rsidR="00B0511B" w:rsidRPr="0039080D">
        <w:rPr>
          <w:rFonts w:ascii="Times New Roman" w:hAnsi="Times New Roman" w:cs="Times New Roman"/>
        </w:rPr>
        <w:t xml:space="preserve">interface handles file uploading, coordinate processing, and file returns, so that </w:t>
      </w:r>
      <w:r w:rsidR="00B603A3">
        <w:rPr>
          <w:rFonts w:ascii="Times New Roman" w:hAnsi="Times New Roman" w:cs="Times New Roman"/>
        </w:rPr>
        <w:t>app</w:t>
      </w:r>
      <w:r w:rsidR="00B0511B" w:rsidRPr="0039080D">
        <w:rPr>
          <w:rFonts w:ascii="Times New Roman" w:hAnsi="Times New Roman" w:cs="Times New Roman"/>
        </w:rPr>
        <w:t xml:space="preserve"> users need only to simply load the modules and provide the </w:t>
      </w:r>
      <w:r w:rsidR="00772318" w:rsidRPr="0039080D">
        <w:rPr>
          <w:rFonts w:ascii="Times New Roman" w:hAnsi="Times New Roman" w:cs="Times New Roman"/>
        </w:rPr>
        <w:t>information needed</w:t>
      </w:r>
      <w:r w:rsidR="00B0511B" w:rsidRPr="0039080D">
        <w:rPr>
          <w:rFonts w:ascii="Times New Roman" w:hAnsi="Times New Roman" w:cs="Times New Roman"/>
        </w:rPr>
        <w:t xml:space="preserve">. </w:t>
      </w:r>
      <w:r w:rsidR="006973AF" w:rsidRPr="0039080D">
        <w:rPr>
          <w:rFonts w:ascii="Times New Roman" w:hAnsi="Times New Roman" w:cs="Times New Roman"/>
        </w:rPr>
        <w:t xml:space="preserve">The </w:t>
      </w:r>
      <w:r w:rsidR="00772318" w:rsidRPr="0039080D">
        <w:rPr>
          <w:rFonts w:ascii="Times New Roman" w:hAnsi="Times New Roman" w:cs="Times New Roman"/>
        </w:rPr>
        <w:t>workflows</w:t>
      </w:r>
      <w:r w:rsidR="006973AF" w:rsidRPr="0039080D">
        <w:rPr>
          <w:rFonts w:ascii="Times New Roman" w:hAnsi="Times New Roman" w:cs="Times New Roman"/>
        </w:rPr>
        <w:t xml:space="preserve"> created, while designed to remove technical barriers involved, can also provide efficient alternatives to existing approaches </w:t>
      </w:r>
      <w:r w:rsidR="009B2663" w:rsidRPr="0039080D">
        <w:rPr>
          <w:rFonts w:ascii="Times New Roman" w:hAnsi="Times New Roman" w:cs="Times New Roman"/>
        </w:rPr>
        <w:t xml:space="preserve">through decreased set-up time and </w:t>
      </w:r>
      <w:r w:rsidR="00A146BE" w:rsidRPr="0039080D">
        <w:rPr>
          <w:rFonts w:ascii="Times New Roman" w:hAnsi="Times New Roman" w:cs="Times New Roman"/>
        </w:rPr>
        <w:t>quick</w:t>
      </w:r>
      <w:r w:rsidR="009B2663" w:rsidRPr="0039080D">
        <w:rPr>
          <w:rFonts w:ascii="Times New Roman" w:hAnsi="Times New Roman" w:cs="Times New Roman"/>
        </w:rPr>
        <w:t xml:space="preserve"> processing</w:t>
      </w:r>
      <w:r w:rsidR="006973AF" w:rsidRPr="0039080D">
        <w:rPr>
          <w:rFonts w:ascii="Times New Roman" w:hAnsi="Times New Roman" w:cs="Times New Roman"/>
        </w:rPr>
        <w:t>.</w:t>
      </w:r>
      <w:r w:rsidR="00794E47" w:rsidRPr="0039080D">
        <w:rPr>
          <w:rFonts w:ascii="Times New Roman" w:hAnsi="Times New Roman" w:cs="Times New Roman"/>
        </w:rPr>
        <w:t xml:space="preserve"> </w:t>
      </w:r>
    </w:p>
    <w:p w14:paraId="61CA974A" w14:textId="65FECA45" w:rsidR="00430161" w:rsidRDefault="00AD4C8A" w:rsidP="00430161">
      <w:pPr>
        <w:rPr>
          <w:rFonts w:ascii="Times New Roman" w:hAnsi="Times New Roman" w:cs="Times New Roman"/>
        </w:rPr>
      </w:pPr>
      <w:r w:rsidRPr="0039080D">
        <w:rPr>
          <w:rFonts w:ascii="Times New Roman" w:hAnsi="Times New Roman" w:cs="Times New Roman"/>
          <w:noProof/>
        </w:rPr>
        <mc:AlternateContent>
          <mc:Choice Requires="wpg">
            <w:drawing>
              <wp:anchor distT="0" distB="0" distL="114300" distR="114300" simplePos="0" relativeHeight="251646976" behindDoc="0" locked="0" layoutInCell="1" allowOverlap="1" wp14:anchorId="74027F00" wp14:editId="6FA5EE9A">
                <wp:simplePos x="0" y="0"/>
                <wp:positionH relativeFrom="margin">
                  <wp:align>center</wp:align>
                </wp:positionH>
                <wp:positionV relativeFrom="margin">
                  <wp:align>bottom</wp:align>
                </wp:positionV>
                <wp:extent cx="4934585" cy="3150235"/>
                <wp:effectExtent l="19050" t="19050" r="18415" b="12065"/>
                <wp:wrapTopAndBottom/>
                <wp:docPr id="965337147" name="Group 9"/>
                <wp:cNvGraphicFramePr/>
                <a:graphic xmlns:a="http://schemas.openxmlformats.org/drawingml/2006/main">
                  <a:graphicData uri="http://schemas.microsoft.com/office/word/2010/wordprocessingGroup">
                    <wpg:wgp>
                      <wpg:cNvGrpSpPr/>
                      <wpg:grpSpPr>
                        <a:xfrm>
                          <a:off x="0" y="0"/>
                          <a:ext cx="4934585" cy="3150235"/>
                          <a:chOff x="0" y="0"/>
                          <a:chExt cx="4754880" cy="2981325"/>
                        </a:xfrm>
                      </wpg:grpSpPr>
                      <pic:pic xmlns:pic="http://schemas.openxmlformats.org/drawingml/2006/picture">
                        <pic:nvPicPr>
                          <pic:cNvPr id="759251724"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4880" cy="2783205"/>
                          </a:xfrm>
                          <a:prstGeom prst="rect">
                            <a:avLst/>
                          </a:prstGeom>
                          <a:ln>
                            <a:solidFill>
                              <a:schemeClr val="tx1"/>
                            </a:solidFill>
                          </a:ln>
                        </pic:spPr>
                      </pic:pic>
                      <wps:wsp>
                        <wps:cNvPr id="483930100" name="Text Box 1"/>
                        <wps:cNvSpPr txBox="1"/>
                        <wps:spPr>
                          <a:xfrm>
                            <a:off x="171450" y="2800350"/>
                            <a:ext cx="4400550" cy="180975"/>
                          </a:xfrm>
                          <a:prstGeom prst="rect">
                            <a:avLst/>
                          </a:prstGeom>
                          <a:solidFill>
                            <a:prstClr val="white"/>
                          </a:solidFill>
                          <a:ln>
                            <a:solidFill>
                              <a:schemeClr val="bg1"/>
                            </a:solidFill>
                          </a:ln>
                        </wps:spPr>
                        <wps:txbx>
                          <w:txbxContent>
                            <w:p w14:paraId="7D3FC670" w14:textId="253363EB" w:rsidR="000F03C3" w:rsidRPr="003261CD" w:rsidRDefault="000F03C3" w:rsidP="000F03C3">
                              <w:pPr>
                                <w:pStyle w:val="Caption"/>
                                <w:rPr>
                                  <w:rFonts w:ascii="Times New Roman" w:hAnsi="Times New Roman" w:cs="Times New Roman"/>
                                  <w:noProof/>
                                </w:rPr>
                              </w:pPr>
                              <w:r>
                                <w:t xml:space="preserve">Figure </w:t>
                              </w:r>
                              <w:fldSimple w:instr=" SEQ Figure \* ARABIC ">
                                <w:r w:rsidR="003968EF">
                                  <w:rPr>
                                    <w:noProof/>
                                  </w:rPr>
                                  <w:t>1</w:t>
                                </w:r>
                              </w:fldSimple>
                              <w:r>
                                <w:t xml:space="preserve">: </w:t>
                              </w:r>
                              <w:r w:rsidRPr="00A50378">
                                <w:t>Diagram of package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027F00" id="Group 9" o:spid="_x0000_s1026" style="position:absolute;margin-left:0;margin-top:0;width:388.55pt;height:248.05pt;z-index:251646976;mso-position-horizontal:center;mso-position-horizontal-relative:margin;mso-position-vertical:bottom;mso-position-vertical-relative:margin;mso-width-relative:margin;mso-height-relative:margin" coordsize="47548,29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7548;height:27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" stroked="t" strokecolor="black [3213]">
                  <v:imagedata r:id="rId11" o:title=""/>
                  <v:path arrowok="t"/>
                </v:shape>
                <v:shapetype id="_x0000_t202" coordsize="21600,21600" o:spt="202" path="m,l,21600r21600,l21600,xe">
                  <v:stroke joinstyle="miter"/>
                  <v:path gradientshapeok="t" o:connecttype="rect"/>
                </v:shapetype>
                <v:shape id="Text Box 1" o:spid="_x0000_s1028" type="#_x0000_t202" style="position:absolute;left:1714;top:28003;width:4400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" strokecolor="white [3212]">
                  <v:textbox inset="0,0,0,0">
                    <w:txbxContent>
                      <w:p w14:paraId="7D3FC670" w14:textId="253363EB" w:rsidR="000F03C3" w:rsidRPr="003261CD" w:rsidRDefault="000F03C3" w:rsidP="000F03C3">
                        <w:pPr>
                          <w:pStyle w:val="Caption"/>
                          <w:rPr>
                            <w:rFonts w:ascii="Times New Roman" w:hAnsi="Times New Roman" w:cs="Times New Roman"/>
                            <w:noProof/>
                          </w:rPr>
                        </w:pPr>
                        <w:r>
                          <w:t xml:space="preserve">Figure </w:t>
                        </w:r>
                        <w:fldSimple w:instr=" SEQ Figure \* ARABIC ">
                          <w:r w:rsidR="003968EF">
                            <w:rPr>
                              <w:noProof/>
                            </w:rPr>
                            <w:t>1</w:t>
                          </w:r>
                        </w:fldSimple>
                        <w:r>
                          <w:t xml:space="preserve">: </w:t>
                        </w:r>
                        <w:r w:rsidRPr="00A50378">
                          <w:t>Diagram of package structure</w:t>
                        </w:r>
                      </w:p>
                    </w:txbxContent>
                  </v:textbox>
                </v:shape>
                <w10:wrap type="topAndBottom" anchorx="margin" anchory="margin"/>
              </v:group>
            </w:pict>
          </mc:Fallback>
        </mc:AlternateContent>
      </w:r>
      <w:commentRangeStart w:id="33"/>
      <w:r w:rsidR="00C07871" w:rsidRPr="0039080D">
        <w:rPr>
          <w:rFonts w:ascii="Times New Roman" w:hAnsi="Times New Roman" w:cs="Times New Roman"/>
        </w:rPr>
        <w:t xml:space="preserve">The </w:t>
      </w:r>
      <w:commentRangeEnd w:id="33"/>
      <w:r w:rsidR="0039080D">
        <w:rPr>
          <w:rStyle w:val="CommentReference"/>
          <w:rFonts w:ascii="Times New Roman" w:hAnsi="Times New Roman" w:cs="Times New Roman"/>
          <w:sz w:val="24"/>
          <w:szCs w:val="24"/>
        </w:rPr>
        <w:commentReference w:id="33"/>
      </w:r>
      <w:r w:rsidR="00B603A3">
        <w:rPr>
          <w:rFonts w:ascii="Times New Roman" w:hAnsi="Times New Roman" w:cs="Times New Roman"/>
        </w:rPr>
        <w:t>app</w:t>
      </w:r>
      <w:r w:rsidR="00C07871" w:rsidRPr="0039080D">
        <w:rPr>
          <w:rFonts w:ascii="Times New Roman" w:hAnsi="Times New Roman" w:cs="Times New Roman"/>
        </w:rPr>
        <w:t xml:space="preserve"> is divided into two </w:t>
      </w:r>
      <w:r w:rsidR="005D3519" w:rsidRPr="0039080D">
        <w:rPr>
          <w:rFonts w:ascii="Times New Roman" w:hAnsi="Times New Roman" w:cs="Times New Roman"/>
        </w:rPr>
        <w:t>task</w:t>
      </w:r>
      <w:r w:rsidR="00D27215" w:rsidRPr="0039080D">
        <w:rPr>
          <w:rFonts w:ascii="Times New Roman" w:hAnsi="Times New Roman" w:cs="Times New Roman"/>
        </w:rPr>
        <w:t xml:space="preserve"> </w:t>
      </w:r>
      <w:r w:rsidR="00721976" w:rsidRPr="0039080D">
        <w:rPr>
          <w:rFonts w:ascii="Times New Roman" w:hAnsi="Times New Roman" w:cs="Times New Roman"/>
        </w:rPr>
        <w:t>groups</w:t>
      </w:r>
      <w:r w:rsidR="00C07871" w:rsidRPr="0039080D">
        <w:rPr>
          <w:rFonts w:ascii="Times New Roman" w:hAnsi="Times New Roman" w:cs="Times New Roman"/>
        </w:rPr>
        <w:t>: point extraction</w:t>
      </w:r>
      <w:r w:rsidR="005D3519" w:rsidRPr="0039080D">
        <w:rPr>
          <w:rFonts w:ascii="Times New Roman" w:hAnsi="Times New Roman" w:cs="Times New Roman"/>
        </w:rPr>
        <w:t xml:space="preserve">s </w:t>
      </w:r>
      <w:r w:rsidR="00C07871" w:rsidRPr="0039080D">
        <w:rPr>
          <w:rFonts w:ascii="Times New Roman" w:hAnsi="Times New Roman" w:cs="Times New Roman"/>
        </w:rPr>
        <w:t>and coordinate buffering</w:t>
      </w:r>
      <w:r w:rsidR="004870EC" w:rsidRPr="0039080D">
        <w:rPr>
          <w:rFonts w:ascii="Times New Roman" w:hAnsi="Times New Roman" w:cs="Times New Roman"/>
        </w:rPr>
        <w:t>, which can be visualized in</w:t>
      </w:r>
      <w:r w:rsidR="00C46496" w:rsidRPr="0039080D">
        <w:rPr>
          <w:rFonts w:ascii="Times New Roman" w:hAnsi="Times New Roman" w:cs="Times New Roman"/>
        </w:rPr>
        <w:t xml:space="preserve"> Figure </w:t>
      </w:r>
      <w:r w:rsidR="00C46496" w:rsidRPr="0039080D">
        <w:rPr>
          <w:rFonts w:ascii="Times New Roman" w:hAnsi="Times New Roman" w:cs="Times New Roman"/>
          <w:noProof/>
        </w:rPr>
        <w:t>1</w:t>
      </w:r>
      <w:r w:rsidR="00C07871" w:rsidRPr="0039080D">
        <w:rPr>
          <w:rFonts w:ascii="Times New Roman" w:hAnsi="Times New Roman" w:cs="Times New Roman"/>
        </w:rPr>
        <w:t>.</w:t>
      </w:r>
      <w:r w:rsidR="004B1DCA" w:rsidRPr="0039080D">
        <w:rPr>
          <w:rFonts w:ascii="Times New Roman" w:hAnsi="Times New Roman" w:cs="Times New Roman"/>
        </w:rPr>
        <w:t xml:space="preserve"> </w:t>
      </w:r>
      <w:commentRangeStart w:id="34"/>
      <w:r w:rsidR="00721976" w:rsidRPr="0039080D">
        <w:rPr>
          <w:rFonts w:ascii="Times New Roman" w:hAnsi="Times New Roman" w:cs="Times New Roman"/>
        </w:rPr>
        <w:t>The point extraction approaches access and retrieve information from GEE, while the coordinate buffering approaches provide the option to safeguard confidential plot coordinates prior to point extraction.</w:t>
      </w:r>
      <w:commentRangeEnd w:id="34"/>
      <w:r w:rsidR="0039080D" w:rsidRPr="0039080D">
        <w:rPr>
          <w:rStyle w:val="CommentReference"/>
          <w:rFonts w:ascii="Times New Roman" w:hAnsi="Times New Roman" w:cs="Times New Roman"/>
          <w:sz w:val="24"/>
          <w:szCs w:val="24"/>
        </w:rPr>
        <w:commentReference w:id="34"/>
      </w:r>
      <w:r w:rsidR="00721976" w:rsidRPr="0039080D">
        <w:rPr>
          <w:rFonts w:ascii="Times New Roman" w:hAnsi="Times New Roman" w:cs="Times New Roman"/>
        </w:rPr>
        <w:t xml:space="preserve"> </w:t>
      </w:r>
      <w:r w:rsidR="000D365D" w:rsidRPr="0039080D">
        <w:rPr>
          <w:rFonts w:ascii="Times New Roman" w:hAnsi="Times New Roman" w:cs="Times New Roman"/>
        </w:rPr>
        <w:t>E</w:t>
      </w:r>
      <w:r w:rsidR="00BF186C" w:rsidRPr="0039080D">
        <w:rPr>
          <w:rFonts w:ascii="Times New Roman" w:hAnsi="Times New Roman" w:cs="Times New Roman"/>
        </w:rPr>
        <w:t xml:space="preserve">ach </w:t>
      </w:r>
      <w:r w:rsidR="000D365D" w:rsidRPr="0039080D">
        <w:rPr>
          <w:rFonts w:ascii="Times New Roman" w:hAnsi="Times New Roman" w:cs="Times New Roman"/>
        </w:rPr>
        <w:t>task group</w:t>
      </w:r>
      <w:r w:rsidR="00BF186C" w:rsidRPr="0039080D">
        <w:rPr>
          <w:rFonts w:ascii="Times New Roman" w:hAnsi="Times New Roman" w:cs="Times New Roman"/>
        </w:rPr>
        <w:t xml:space="preserve"> contains two modules</w:t>
      </w:r>
      <w:r w:rsidR="000D365D" w:rsidRPr="0039080D">
        <w:rPr>
          <w:rFonts w:ascii="Times New Roman" w:hAnsi="Times New Roman" w:cs="Times New Roman"/>
        </w:rPr>
        <w:t>, for a total of four created modules.</w:t>
      </w:r>
      <w:r w:rsidR="00BF186C" w:rsidRPr="0039080D">
        <w:rPr>
          <w:rFonts w:ascii="Times New Roman" w:hAnsi="Times New Roman" w:cs="Times New Roman"/>
        </w:rPr>
        <w:t xml:space="preserve"> </w:t>
      </w:r>
      <w:r w:rsidR="000D365D" w:rsidRPr="0039080D">
        <w:rPr>
          <w:rFonts w:ascii="Times New Roman" w:hAnsi="Times New Roman" w:cs="Times New Roman"/>
        </w:rPr>
        <w:t xml:space="preserve">This </w:t>
      </w:r>
      <w:r w:rsidR="00B603A3">
        <w:rPr>
          <w:rFonts w:ascii="Times New Roman" w:hAnsi="Times New Roman" w:cs="Times New Roman"/>
        </w:rPr>
        <w:t>app</w:t>
      </w:r>
      <w:r w:rsidR="000D365D" w:rsidRPr="0039080D">
        <w:rPr>
          <w:rFonts w:ascii="Times New Roman" w:hAnsi="Times New Roman" w:cs="Times New Roman"/>
        </w:rPr>
        <w:t xml:space="preserve"> relies on a number of dependencies. The </w:t>
      </w:r>
      <w:commentRangeStart w:id="35"/>
      <w:r w:rsidR="001D07A7" w:rsidRPr="0039080D">
        <w:rPr>
          <w:rFonts w:ascii="Times New Roman" w:hAnsi="Times New Roman" w:cs="Times New Roman"/>
          <w:i/>
          <w:iCs/>
        </w:rPr>
        <w:t>i</w:t>
      </w:r>
      <w:r w:rsidR="00C70ACB" w:rsidRPr="0039080D">
        <w:rPr>
          <w:rFonts w:ascii="Times New Roman" w:hAnsi="Times New Roman" w:cs="Times New Roman"/>
          <w:i/>
          <w:iCs/>
        </w:rPr>
        <w:t>pywidgets</w:t>
      </w:r>
      <w:r w:rsidR="00C70ACB" w:rsidRPr="0039080D">
        <w:rPr>
          <w:rFonts w:ascii="Times New Roman" w:hAnsi="Times New Roman" w:cs="Times New Roman"/>
        </w:rPr>
        <w:t xml:space="preserve"> </w:t>
      </w:r>
      <w:commentRangeEnd w:id="35"/>
      <w:r w:rsidR="00A444FB">
        <w:rPr>
          <w:rStyle w:val="CommentReference"/>
          <w:rFonts w:ascii="Times New Roman" w:hAnsi="Times New Roman" w:cs="Times New Roman"/>
          <w:sz w:val="24"/>
          <w:szCs w:val="24"/>
        </w:rPr>
        <w:commentReference w:id="35"/>
      </w:r>
      <w:commentRangeStart w:id="36"/>
      <w:r w:rsidR="00B603A3">
        <w:rPr>
          <w:rFonts w:ascii="Times New Roman" w:hAnsi="Times New Roman" w:cs="Times New Roman"/>
        </w:rPr>
        <w:t>app</w:t>
      </w:r>
      <w:commentRangeEnd w:id="36"/>
      <w:r w:rsidR="00A444FB" w:rsidRPr="0039080D">
        <w:rPr>
          <w:rStyle w:val="CommentReference"/>
          <w:rFonts w:ascii="Times New Roman" w:hAnsi="Times New Roman" w:cs="Times New Roman"/>
          <w:sz w:val="24"/>
          <w:szCs w:val="24"/>
        </w:rPr>
        <w:commentReference w:id="36"/>
      </w:r>
      <w:r w:rsidR="000D365D" w:rsidRPr="0039080D">
        <w:rPr>
          <w:rFonts w:ascii="Times New Roman" w:hAnsi="Times New Roman" w:cs="Times New Roman"/>
        </w:rPr>
        <w:t xml:space="preserve"> </w:t>
      </w:r>
      <w:r w:rsidR="00BF186C" w:rsidRPr="0039080D">
        <w:rPr>
          <w:rFonts w:ascii="Times New Roman" w:hAnsi="Times New Roman" w:cs="Times New Roman"/>
        </w:rPr>
        <w:t>serves as</w:t>
      </w:r>
      <w:r w:rsidR="00C70ACB" w:rsidRPr="0039080D">
        <w:rPr>
          <w:rFonts w:ascii="Times New Roman" w:hAnsi="Times New Roman" w:cs="Times New Roman"/>
        </w:rPr>
        <w:t xml:space="preserve"> the foundation</w:t>
      </w:r>
      <w:r w:rsidR="00835335" w:rsidRPr="0039080D">
        <w:rPr>
          <w:rFonts w:ascii="Times New Roman" w:hAnsi="Times New Roman" w:cs="Times New Roman"/>
        </w:rPr>
        <w:t xml:space="preserve"> </w:t>
      </w:r>
      <w:r w:rsidR="004A39E4" w:rsidRPr="0039080D">
        <w:rPr>
          <w:rFonts w:ascii="Times New Roman" w:hAnsi="Times New Roman" w:cs="Times New Roman"/>
        </w:rPr>
        <w:t>for</w:t>
      </w:r>
      <w:r w:rsidR="00835335" w:rsidRPr="0039080D">
        <w:rPr>
          <w:rFonts w:ascii="Times New Roman" w:hAnsi="Times New Roman" w:cs="Times New Roman"/>
        </w:rPr>
        <w:t xml:space="preserve"> all modules</w:t>
      </w:r>
      <w:r w:rsidR="005B7504" w:rsidRPr="0039080D">
        <w:rPr>
          <w:rFonts w:ascii="Times New Roman" w:hAnsi="Times New Roman" w:cs="Times New Roman"/>
        </w:rPr>
        <w:t xml:space="preserve"> to </w:t>
      </w:r>
      <w:r w:rsidR="00177F44" w:rsidRPr="0039080D">
        <w:rPr>
          <w:rFonts w:ascii="Times New Roman" w:hAnsi="Times New Roman" w:cs="Times New Roman"/>
        </w:rPr>
        <w:t>construct</w:t>
      </w:r>
      <w:r w:rsidR="005B7504" w:rsidRPr="0039080D">
        <w:rPr>
          <w:rFonts w:ascii="Times New Roman" w:hAnsi="Times New Roman" w:cs="Times New Roman"/>
        </w:rPr>
        <w:t xml:space="preserve"> the</w:t>
      </w:r>
      <w:r w:rsidR="00177F44" w:rsidRPr="0039080D">
        <w:rPr>
          <w:rFonts w:ascii="Times New Roman" w:hAnsi="Times New Roman" w:cs="Times New Roman"/>
        </w:rPr>
        <w:t xml:space="preserve"> </w:t>
      </w:r>
      <w:r w:rsidR="00DB1AA4">
        <w:rPr>
          <w:rFonts w:ascii="Times New Roman" w:hAnsi="Times New Roman" w:cs="Times New Roman"/>
        </w:rPr>
        <w:t xml:space="preserve">front-end </w:t>
      </w:r>
      <w:r w:rsidR="00177F44" w:rsidRPr="0039080D">
        <w:rPr>
          <w:rFonts w:ascii="Times New Roman" w:hAnsi="Times New Roman" w:cs="Times New Roman"/>
        </w:rPr>
        <w:t>user</w:t>
      </w:r>
      <w:r w:rsidR="005B7504" w:rsidRPr="0039080D">
        <w:rPr>
          <w:rFonts w:ascii="Times New Roman" w:hAnsi="Times New Roman" w:cs="Times New Roman"/>
        </w:rPr>
        <w:t xml:space="preserve"> </w:t>
      </w:r>
      <w:r w:rsidR="004B1DCA" w:rsidRPr="0039080D">
        <w:rPr>
          <w:rFonts w:ascii="Times New Roman" w:hAnsi="Times New Roman" w:cs="Times New Roman"/>
        </w:rPr>
        <w:t>interface</w:t>
      </w:r>
      <w:r w:rsidR="00C03A85" w:rsidRPr="0039080D">
        <w:rPr>
          <w:rFonts w:ascii="Times New Roman" w:hAnsi="Times New Roman" w:cs="Times New Roman"/>
        </w:rPr>
        <w:t xml:space="preserve"> </w:t>
      </w:r>
      <w:r w:rsidR="00C07543">
        <w:rPr>
          <w:rFonts w:ascii="Times New Roman" w:hAnsi="Times New Roman" w:cs="Times New Roman"/>
        </w:rPr>
        <w:t xml:space="preserve">to provide a point-and-click workflow without extensive data handling and coding </w:t>
      </w:r>
      <w:r w:rsidR="004C35C2">
        <w:rPr>
          <w:rFonts w:ascii="Times New Roman" w:hAnsi="Times New Roman" w:cs="Times New Roman"/>
        </w:rPr>
        <w:fldChar w:fldCharType="begin"/>
      </w:r>
      <w:r w:rsidR="00A47618">
        <w:rPr>
          <w:rFonts w:ascii="Times New Roman" w:hAnsi="Times New Roman" w:cs="Times New Roman"/>
        </w:rPr>
        <w:instrText xml:space="preserve"> ADDIN ZOTERO_ITEM CSL_CITATION {"citationID":"vzYiG9Dw","properties":{"unsorted":false,"formattedCitation":"(Martindale, Smith, and Linville 2024)","plainCitation":"(Martindale, Smith, and Linville 2024)","dontUpdate":true,"noteIndex":0},"citationItems":[{"id":426,"uris":["http://zotero.org/users/local/5Susl5II/items/2FTW2D8I"],"itemData":{"id":426,"type":"article-journal","abstract":"Interactive visualizations are invaluable tools for building intuition and supporting rapid exploration of datasets and models. This paper explains the benefits of IPyVuetify with the ability to arbitrarily overlay widgets and plots on top of others to support more flexible details-on-demand techniques.","citation-key":"martindaleSupportingGreaterInteractivity2024","language":"en","source":"proceedings.scipy.org","title":"Supporting Greater Interactivity in the IPython Visualization Ecosystem - SciPy Proceedings","URL":"https://proceedings.scipy.org/articles/GVHT1072","author":[{"family":"Martindale","given":"Nathan"},{"family":"Smith","given":"Jacob"},{"family":"Linville","given":"Lisa"}],"accessed":{"date-parts":[["2026",4,1]]},"issued":{"date-parts":[["2024",7,10]]}}}],"schema":"https://github.com/citation-style-language/schema/raw/master/csl-citation.json"} </w:instrText>
      </w:r>
      <w:r w:rsidR="004C35C2">
        <w:rPr>
          <w:rFonts w:ascii="Times New Roman" w:hAnsi="Times New Roman" w:cs="Times New Roman"/>
        </w:rPr>
        <w:fldChar w:fldCharType="separate"/>
      </w:r>
      <w:r w:rsidR="004C35C2" w:rsidRPr="004C35C2">
        <w:t>(Martindale</w:t>
      </w:r>
      <w:r w:rsidR="004C35C2">
        <w:t xml:space="preserve"> </w:t>
      </w:r>
      <w:r w:rsidR="004C35C2">
        <w:rPr>
          <w:i/>
          <w:iCs/>
        </w:rPr>
        <w:t>et al.</w:t>
      </w:r>
      <w:r w:rsidR="004C35C2" w:rsidRPr="004C35C2">
        <w:t xml:space="preserve"> 2024)</w:t>
      </w:r>
      <w:r w:rsidR="004C35C2">
        <w:rPr>
          <w:rFonts w:ascii="Times New Roman" w:hAnsi="Times New Roman" w:cs="Times New Roman"/>
        </w:rPr>
        <w:fldChar w:fldCharType="end"/>
      </w:r>
      <w:r w:rsidR="00C03A85" w:rsidRPr="0039080D">
        <w:rPr>
          <w:rFonts w:ascii="Times New Roman" w:hAnsi="Times New Roman" w:cs="Times New Roman"/>
        </w:rPr>
        <w:t>.</w:t>
      </w:r>
      <w:r w:rsidR="005B7504" w:rsidRPr="0039080D">
        <w:rPr>
          <w:rFonts w:ascii="Times New Roman" w:hAnsi="Times New Roman" w:cs="Times New Roman"/>
        </w:rPr>
        <w:t xml:space="preserve"> </w:t>
      </w:r>
      <w:r w:rsidR="000D365D" w:rsidRPr="00803BD4">
        <w:rPr>
          <w:rFonts w:ascii="Times New Roman" w:hAnsi="Times New Roman" w:cs="Times New Roman"/>
          <w:i/>
          <w:iCs/>
        </w:rPr>
        <w:t>P</w:t>
      </w:r>
      <w:r w:rsidR="00D756FD" w:rsidRPr="00803BD4">
        <w:rPr>
          <w:rFonts w:ascii="Times New Roman" w:hAnsi="Times New Roman" w:cs="Times New Roman"/>
          <w:i/>
          <w:iCs/>
        </w:rPr>
        <w:t>andas</w:t>
      </w:r>
      <w:r w:rsidR="00933840" w:rsidRPr="0039080D">
        <w:rPr>
          <w:rFonts w:ascii="Times New Roman" w:hAnsi="Times New Roman" w:cs="Times New Roman"/>
        </w:rPr>
        <w:t xml:space="preserve"> and</w:t>
      </w:r>
      <w:r w:rsidR="00D756FD" w:rsidRPr="0039080D">
        <w:rPr>
          <w:rFonts w:ascii="Times New Roman" w:hAnsi="Times New Roman" w:cs="Times New Roman"/>
        </w:rPr>
        <w:t xml:space="preserve"> </w:t>
      </w:r>
      <w:r w:rsidR="00D756FD" w:rsidRPr="0039080D">
        <w:rPr>
          <w:rFonts w:ascii="Times New Roman" w:hAnsi="Times New Roman" w:cs="Times New Roman"/>
          <w:i/>
          <w:iCs/>
        </w:rPr>
        <w:t>geopandas</w:t>
      </w:r>
      <w:r w:rsidR="00933840" w:rsidRPr="0039080D">
        <w:rPr>
          <w:rFonts w:ascii="Times New Roman" w:hAnsi="Times New Roman" w:cs="Times New Roman"/>
        </w:rPr>
        <w:t xml:space="preserve"> are </w:t>
      </w:r>
      <w:r w:rsidR="0037712F" w:rsidRPr="0039080D">
        <w:rPr>
          <w:rFonts w:ascii="Times New Roman" w:hAnsi="Times New Roman" w:cs="Times New Roman"/>
        </w:rPr>
        <w:t>leveraged</w:t>
      </w:r>
      <w:r w:rsidR="000D365D" w:rsidRPr="0039080D">
        <w:rPr>
          <w:rFonts w:ascii="Times New Roman" w:hAnsi="Times New Roman" w:cs="Times New Roman"/>
        </w:rPr>
        <w:t xml:space="preserve"> </w:t>
      </w:r>
      <w:r w:rsidR="00933840" w:rsidRPr="0039080D">
        <w:rPr>
          <w:rFonts w:ascii="Times New Roman" w:hAnsi="Times New Roman" w:cs="Times New Roman"/>
        </w:rPr>
        <w:t xml:space="preserve">in </w:t>
      </w:r>
      <w:r w:rsidR="000D365D" w:rsidRPr="0039080D">
        <w:rPr>
          <w:rFonts w:ascii="Times New Roman" w:hAnsi="Times New Roman" w:cs="Times New Roman"/>
        </w:rPr>
        <w:t xml:space="preserve">each </w:t>
      </w:r>
      <w:r w:rsidR="00933840" w:rsidRPr="0039080D">
        <w:rPr>
          <w:rFonts w:ascii="Times New Roman" w:hAnsi="Times New Roman" w:cs="Times New Roman"/>
        </w:rPr>
        <w:t>module to handle geospatial file handling</w:t>
      </w:r>
      <w:r w:rsidR="00803BD4">
        <w:rPr>
          <w:rFonts w:ascii="Times New Roman" w:hAnsi="Times New Roman" w:cs="Times New Roman"/>
        </w:rPr>
        <w:t xml:space="preserve"> throughout the algorithm</w:t>
      </w:r>
      <w:r w:rsidR="006D1AE9" w:rsidRPr="0039080D">
        <w:rPr>
          <w:rFonts w:ascii="Times New Roman" w:hAnsi="Times New Roman" w:cs="Times New Roman"/>
        </w:rPr>
        <w:t xml:space="preserve">. The </w:t>
      </w:r>
      <w:r w:rsidR="006D1AE9" w:rsidRPr="0039080D">
        <w:rPr>
          <w:rFonts w:ascii="Times New Roman" w:hAnsi="Times New Roman" w:cs="Times New Roman"/>
          <w:i/>
          <w:iCs/>
        </w:rPr>
        <w:t xml:space="preserve">ee </w:t>
      </w:r>
      <w:r w:rsidR="006D1AE9" w:rsidRPr="0039080D">
        <w:rPr>
          <w:rFonts w:ascii="Times New Roman" w:hAnsi="Times New Roman" w:cs="Times New Roman"/>
        </w:rPr>
        <w:t xml:space="preserve">and </w:t>
      </w:r>
      <w:r w:rsidR="006D1AE9" w:rsidRPr="0039080D">
        <w:rPr>
          <w:rFonts w:ascii="Times New Roman" w:hAnsi="Times New Roman" w:cs="Times New Roman"/>
          <w:i/>
          <w:iCs/>
        </w:rPr>
        <w:t>geemap</w:t>
      </w:r>
      <w:r w:rsidR="006D1AE9" w:rsidRPr="0039080D">
        <w:rPr>
          <w:rFonts w:ascii="Times New Roman" w:hAnsi="Times New Roman" w:cs="Times New Roman"/>
        </w:rPr>
        <w:t xml:space="preserve"> Python packages are exclusively called within the point extraction modules to handle Google Earth Engine objects and retrieve pixel values</w:t>
      </w:r>
      <w:r w:rsidR="000D365D" w:rsidRPr="0039080D">
        <w:rPr>
          <w:rFonts w:ascii="Times New Roman" w:hAnsi="Times New Roman" w:cs="Times New Roman"/>
        </w:rPr>
        <w:t>. In the buffering approaches,</w:t>
      </w:r>
      <w:r w:rsidR="00933840" w:rsidRPr="0039080D">
        <w:rPr>
          <w:rFonts w:ascii="Times New Roman" w:hAnsi="Times New Roman" w:cs="Times New Roman"/>
        </w:rPr>
        <w:t xml:space="preserve"> </w:t>
      </w:r>
      <w:r w:rsidR="001B1E0C" w:rsidRPr="0039080D">
        <w:rPr>
          <w:rFonts w:ascii="Times New Roman" w:hAnsi="Times New Roman" w:cs="Times New Roman"/>
          <w:i/>
          <w:iCs/>
        </w:rPr>
        <w:t>s</w:t>
      </w:r>
      <w:r w:rsidR="001B766F" w:rsidRPr="0039080D">
        <w:rPr>
          <w:rFonts w:ascii="Times New Roman" w:hAnsi="Times New Roman" w:cs="Times New Roman"/>
          <w:i/>
          <w:iCs/>
        </w:rPr>
        <w:t>hapely</w:t>
      </w:r>
      <w:r w:rsidR="001B766F" w:rsidRPr="0039080D">
        <w:rPr>
          <w:rFonts w:ascii="Times New Roman" w:hAnsi="Times New Roman" w:cs="Times New Roman"/>
        </w:rPr>
        <w:t xml:space="preserve">, </w:t>
      </w:r>
      <w:r w:rsidR="001B766F" w:rsidRPr="0039080D">
        <w:rPr>
          <w:rFonts w:ascii="Times New Roman" w:hAnsi="Times New Roman" w:cs="Times New Roman"/>
          <w:i/>
          <w:iCs/>
        </w:rPr>
        <w:t>shapely.geometry</w:t>
      </w:r>
      <w:r w:rsidR="001B766F" w:rsidRPr="0039080D">
        <w:rPr>
          <w:rFonts w:ascii="Times New Roman" w:hAnsi="Times New Roman" w:cs="Times New Roman"/>
        </w:rPr>
        <w:t xml:space="preserve">, </w:t>
      </w:r>
      <w:r w:rsidR="001B766F" w:rsidRPr="0039080D">
        <w:rPr>
          <w:rFonts w:ascii="Times New Roman" w:hAnsi="Times New Roman" w:cs="Times New Roman"/>
          <w:i/>
          <w:iCs/>
        </w:rPr>
        <w:t>pyproj</w:t>
      </w:r>
      <w:r w:rsidR="00590897" w:rsidRPr="0039080D">
        <w:rPr>
          <w:rFonts w:ascii="Times New Roman" w:hAnsi="Times New Roman" w:cs="Times New Roman"/>
        </w:rPr>
        <w:t>,</w:t>
      </w:r>
      <w:r w:rsidR="00933840" w:rsidRPr="0039080D">
        <w:rPr>
          <w:rFonts w:ascii="Times New Roman" w:hAnsi="Times New Roman" w:cs="Times New Roman"/>
        </w:rPr>
        <w:t xml:space="preserve"> and</w:t>
      </w:r>
      <w:r w:rsidR="001B766F" w:rsidRPr="0039080D">
        <w:rPr>
          <w:rFonts w:ascii="Times New Roman" w:hAnsi="Times New Roman" w:cs="Times New Roman"/>
          <w:i/>
          <w:iCs/>
        </w:rPr>
        <w:t xml:space="preserve"> </w:t>
      </w:r>
      <w:r w:rsidR="00CB2CD4" w:rsidRPr="0039080D">
        <w:rPr>
          <w:rFonts w:ascii="Times New Roman" w:hAnsi="Times New Roman" w:cs="Times New Roman"/>
          <w:i/>
          <w:iCs/>
        </w:rPr>
        <w:t>numpy</w:t>
      </w:r>
      <w:r w:rsidR="00933840" w:rsidRPr="0039080D">
        <w:rPr>
          <w:rFonts w:ascii="Times New Roman" w:hAnsi="Times New Roman" w:cs="Times New Roman"/>
        </w:rPr>
        <w:t xml:space="preserve"> </w:t>
      </w:r>
      <w:r w:rsidR="00D44743" w:rsidRPr="0039080D">
        <w:rPr>
          <w:rFonts w:ascii="Times New Roman" w:hAnsi="Times New Roman" w:cs="Times New Roman"/>
        </w:rPr>
        <w:t xml:space="preserve">help </w:t>
      </w:r>
      <w:r w:rsidR="00933840" w:rsidRPr="0039080D">
        <w:rPr>
          <w:rFonts w:ascii="Times New Roman" w:hAnsi="Times New Roman" w:cs="Times New Roman"/>
        </w:rPr>
        <w:t xml:space="preserve">generate random </w:t>
      </w:r>
      <w:commentRangeStart w:id="37"/>
      <w:r w:rsidR="00933840" w:rsidRPr="0039080D">
        <w:rPr>
          <w:rFonts w:ascii="Times New Roman" w:hAnsi="Times New Roman" w:cs="Times New Roman"/>
        </w:rPr>
        <w:t xml:space="preserve">coordinate </w:t>
      </w:r>
      <w:commentRangeEnd w:id="37"/>
      <w:r w:rsidR="003B7A0D" w:rsidRPr="0039080D">
        <w:rPr>
          <w:rStyle w:val="CommentReference"/>
          <w:rFonts w:ascii="Times New Roman" w:hAnsi="Times New Roman" w:cs="Times New Roman"/>
          <w:sz w:val="24"/>
          <w:szCs w:val="24"/>
        </w:rPr>
        <w:lastRenderedPageBreak/>
        <w:commentReference w:id="37"/>
      </w:r>
      <w:r w:rsidR="00933840" w:rsidRPr="0039080D">
        <w:rPr>
          <w:rFonts w:ascii="Times New Roman" w:hAnsi="Times New Roman" w:cs="Times New Roman"/>
        </w:rPr>
        <w:t>points</w:t>
      </w:r>
      <w:r w:rsidR="00D44743" w:rsidRPr="0039080D">
        <w:rPr>
          <w:rFonts w:ascii="Times New Roman" w:hAnsi="Times New Roman" w:cs="Times New Roman"/>
        </w:rPr>
        <w:t>.</w:t>
      </w:r>
      <w:r w:rsidR="009B4F09" w:rsidRPr="0039080D">
        <w:rPr>
          <w:rFonts w:ascii="Times New Roman" w:hAnsi="Times New Roman" w:cs="Times New Roman"/>
        </w:rPr>
        <w:t xml:space="preserve"> As t</w:t>
      </w:r>
      <w:r w:rsidR="00972B3A">
        <w:rPr>
          <w:rFonts w:ascii="Times New Roman" w:hAnsi="Times New Roman" w:cs="Times New Roman"/>
        </w:rPr>
        <w:t xml:space="preserve">he buffering modules’ </w:t>
      </w:r>
      <w:r w:rsidR="009B4F09" w:rsidRPr="0039080D">
        <w:rPr>
          <w:rFonts w:ascii="Times New Roman" w:hAnsi="Times New Roman" w:cs="Times New Roman"/>
        </w:rPr>
        <w:t xml:space="preserve">packages do not access GEE, coordinate points run through these buffering modules are </w:t>
      </w:r>
      <w:commentRangeStart w:id="38"/>
      <w:r w:rsidR="004207D2">
        <w:rPr>
          <w:rFonts w:ascii="Times New Roman" w:hAnsi="Times New Roman" w:cs="Times New Roman"/>
        </w:rPr>
        <w:t>protected from</w:t>
      </w:r>
      <w:r w:rsidR="009B4F09" w:rsidRPr="0039080D">
        <w:rPr>
          <w:rFonts w:ascii="Times New Roman" w:hAnsi="Times New Roman" w:cs="Times New Roman"/>
        </w:rPr>
        <w:t xml:space="preserve"> Google</w:t>
      </w:r>
      <w:commentRangeEnd w:id="38"/>
      <w:r w:rsidR="003B7A0D" w:rsidRPr="0039080D">
        <w:rPr>
          <w:rStyle w:val="CommentReference"/>
          <w:rFonts w:ascii="Times New Roman" w:hAnsi="Times New Roman" w:cs="Times New Roman"/>
          <w:sz w:val="24"/>
          <w:szCs w:val="24"/>
        </w:rPr>
        <w:commentReference w:id="38"/>
      </w:r>
      <w:r w:rsidR="009B4F09" w:rsidRPr="0039080D">
        <w:rPr>
          <w:rFonts w:ascii="Times New Roman" w:hAnsi="Times New Roman" w:cs="Times New Roman"/>
        </w:rPr>
        <w:t>.</w:t>
      </w:r>
      <w:r w:rsidR="00430161" w:rsidRPr="00430161">
        <w:rPr>
          <w:rFonts w:ascii="Times New Roman" w:hAnsi="Times New Roman" w:cs="Times New Roman"/>
        </w:rPr>
        <w:t xml:space="preserve"> </w:t>
      </w:r>
    </w:p>
    <w:p w14:paraId="448CA868" w14:textId="4462CB6C" w:rsidR="00430161" w:rsidRPr="0039080D" w:rsidRDefault="0036128D" w:rsidP="00430161">
      <w:pPr>
        <w:rPr>
          <w:rFonts w:ascii="Times New Roman" w:hAnsi="Times New Roman" w:cs="Times New Roman"/>
        </w:rPr>
      </w:pPr>
      <w:commentRangeStart w:id="39"/>
      <w:r>
        <w:rPr>
          <w:rFonts w:ascii="Times New Roman" w:hAnsi="Times New Roman" w:cs="Times New Roman"/>
        </w:rPr>
        <w:t>Formatting for Plot Coordinates File</w:t>
      </w:r>
    </w:p>
    <w:p w14:paraId="67A4319F" w14:textId="1F5112C2" w:rsidR="00DB5815" w:rsidRPr="0039080D" w:rsidRDefault="00430161" w:rsidP="00322510">
      <w:pPr>
        <w:ind w:firstLine="720"/>
        <w:rPr>
          <w:rFonts w:ascii="Times New Roman" w:hAnsi="Times New Roman" w:cs="Times New Roman"/>
        </w:rPr>
      </w:pPr>
      <w:r w:rsidRPr="0039080D">
        <w:rPr>
          <w:rFonts w:ascii="Times New Roman" w:hAnsi="Times New Roman" w:cs="Times New Roman"/>
        </w:rPr>
        <w:t xml:space="preserve">The user-provided file </w:t>
      </w:r>
      <w:commentRangeEnd w:id="39"/>
      <w:r w:rsidR="00774236" w:rsidRPr="0039080D">
        <w:rPr>
          <w:rStyle w:val="CommentReference"/>
          <w:rFonts w:ascii="Times New Roman" w:hAnsi="Times New Roman" w:cs="Times New Roman"/>
          <w:sz w:val="24"/>
          <w:szCs w:val="24"/>
        </w:rPr>
        <w:commentReference w:id="39"/>
      </w:r>
      <w:r w:rsidRPr="0039080D">
        <w:rPr>
          <w:rFonts w:ascii="Times New Roman" w:hAnsi="Times New Roman" w:cs="Times New Roman"/>
        </w:rPr>
        <w:t>of coordinate points to run through all modules must be properly formatted</w:t>
      </w:r>
      <w:r w:rsidR="007D2D5E">
        <w:rPr>
          <w:rFonts w:ascii="Times New Roman" w:hAnsi="Times New Roman" w:cs="Times New Roman"/>
        </w:rPr>
        <w:t xml:space="preserve"> to prevent data handling errors</w:t>
      </w:r>
      <w:r w:rsidRPr="0039080D">
        <w:rPr>
          <w:rFonts w:ascii="Times New Roman" w:hAnsi="Times New Roman" w:cs="Times New Roman"/>
        </w:rPr>
        <w:t xml:space="preserve">. This file must be saved as a CSV file and contain the three following columns: a plot identifier column, a latitude column, and a longitude column. Accepted naming conventions for these columns are shown in </w:t>
      </w:r>
      <w:r w:rsidRPr="0039080D">
        <w:rPr>
          <w:rFonts w:ascii="Times New Roman" w:hAnsi="Times New Roman" w:cs="Times New Roman"/>
        </w:rPr>
        <w:fldChar w:fldCharType="begin"/>
      </w:r>
      <w:r w:rsidRPr="0039080D">
        <w:rPr>
          <w:rFonts w:ascii="Times New Roman" w:hAnsi="Times New Roman" w:cs="Times New Roman"/>
        </w:rPr>
        <w:instrText xml:space="preserve"> REF _Ref226115300 \h  \* MERGEFORMAT </w:instrText>
      </w:r>
      <w:r w:rsidRPr="0039080D">
        <w:rPr>
          <w:rFonts w:ascii="Times New Roman" w:hAnsi="Times New Roman" w:cs="Times New Roman"/>
        </w:rPr>
      </w:r>
      <w:r w:rsidRPr="0039080D">
        <w:rPr>
          <w:rFonts w:ascii="Times New Roman" w:hAnsi="Times New Roman" w:cs="Times New Roman"/>
        </w:rPr>
        <w:fldChar w:fldCharType="separate"/>
      </w:r>
      <w:r w:rsidR="00321BCF" w:rsidRPr="00321BCF">
        <w:rPr>
          <w:rFonts w:ascii="Times New Roman" w:hAnsi="Times New Roman" w:cs="Times New Roman"/>
        </w:rPr>
        <w:t xml:space="preserve">Table </w:t>
      </w:r>
      <w:r w:rsidR="00321BCF" w:rsidRPr="00321BCF">
        <w:rPr>
          <w:rFonts w:ascii="Times New Roman" w:hAnsi="Times New Roman" w:cs="Times New Roman"/>
          <w:noProof/>
        </w:rPr>
        <w:t>1</w:t>
      </w:r>
      <w:r w:rsidRPr="0039080D">
        <w:rPr>
          <w:rFonts w:ascii="Times New Roman" w:hAnsi="Times New Roman" w:cs="Times New Roman"/>
        </w:rPr>
        <w:fldChar w:fldCharType="end"/>
      </w:r>
      <w:commentRangeStart w:id="40"/>
      <w:r w:rsidRPr="0039080D">
        <w:rPr>
          <w:rFonts w:ascii="Times New Roman" w:hAnsi="Times New Roman" w:cs="Times New Roman"/>
        </w:rPr>
        <w:t xml:space="preserve">. </w:t>
      </w:r>
      <w:r w:rsidR="007D2D5E">
        <w:rPr>
          <w:rFonts w:ascii="Times New Roman" w:hAnsi="Times New Roman" w:cs="Times New Roman"/>
        </w:rPr>
        <w:t>(Additional columns may be present</w:t>
      </w:r>
      <w:del w:id="41" w:author="Gifford, Tyler" w:date="2026-06-17T15:57:00Z" w16du:dateUtc="2026-06-17T19:57:00Z">
        <w:r w:rsidR="007D2D5E" w:rsidDel="00774236">
          <w:rPr>
            <w:rFonts w:ascii="Times New Roman" w:hAnsi="Times New Roman" w:cs="Times New Roman"/>
          </w:rPr>
          <w:delText>,</w:delText>
        </w:r>
      </w:del>
      <w:r w:rsidR="007D2D5E">
        <w:rPr>
          <w:rFonts w:ascii="Times New Roman" w:hAnsi="Times New Roman" w:cs="Times New Roman"/>
        </w:rPr>
        <w:t xml:space="preserve"> but may be discarded or modified by the </w:t>
      </w:r>
      <w:commentRangeEnd w:id="40"/>
      <w:r w:rsidR="00774236" w:rsidRPr="0039080D">
        <w:rPr>
          <w:rStyle w:val="CommentReference"/>
          <w:rFonts w:ascii="Times New Roman" w:hAnsi="Times New Roman" w:cs="Times New Roman"/>
          <w:sz w:val="24"/>
          <w:szCs w:val="24"/>
        </w:rPr>
        <w:commentReference w:id="40"/>
      </w:r>
      <w:r w:rsidRPr="0039080D">
        <w:rPr>
          <w:rFonts w:ascii="Times New Roman" w:hAnsi="Times New Roman" w:cs="Times New Roman"/>
        </w:rPr>
        <w:t>The plot identifier column is used as a reference column</w:t>
      </w:r>
      <w:del w:id="42" w:author="Gifford, Tyler" w:date="2026-06-17T15:58:00Z" w16du:dateUtc="2026-06-17T19:58:00Z">
        <w:r w:rsidRPr="0039080D" w:rsidDel="00774236">
          <w:rPr>
            <w:rFonts w:ascii="Times New Roman" w:hAnsi="Times New Roman" w:cs="Times New Roman"/>
          </w:rPr>
          <w:delText>, which is column</w:delText>
        </w:r>
      </w:del>
      <w:r w:rsidRPr="0039080D">
        <w:rPr>
          <w:rFonts w:ascii="Times New Roman" w:hAnsi="Times New Roman" w:cs="Times New Roman"/>
        </w:rPr>
        <w:t xml:space="preserve"> that is grouped over in the point creation and averaging processes conducted in the </w:t>
      </w:r>
      <w:r w:rsidR="00F53178">
        <w:rPr>
          <w:rFonts w:ascii="Times New Roman" w:hAnsi="Times New Roman" w:cs="Times New Roman"/>
          <w:i/>
          <w:iCs/>
        </w:rPr>
        <w:t>buffer_and_sample</w:t>
      </w:r>
      <w:r w:rsidRPr="0039080D">
        <w:rPr>
          <w:rFonts w:ascii="Times New Roman" w:hAnsi="Times New Roman" w:cs="Times New Roman"/>
        </w:rPr>
        <w:t xml:space="preserve"> and </w:t>
      </w:r>
      <w:r w:rsidR="00F53178">
        <w:rPr>
          <w:rFonts w:ascii="Times New Roman" w:hAnsi="Times New Roman" w:cs="Times New Roman"/>
          <w:i/>
          <w:iCs/>
        </w:rPr>
        <w:t>aggregated_point_extraction</w:t>
      </w:r>
      <w:r w:rsidRPr="0039080D">
        <w:rPr>
          <w:rFonts w:ascii="Times New Roman" w:hAnsi="Times New Roman" w:cs="Times New Roman"/>
        </w:rPr>
        <w:t xml:space="preserve"> modules. Latitude and longitude columns should be formatted in decimal degrees.</w:t>
      </w:r>
    </w:p>
    <w:p w14:paraId="6301328B" w14:textId="72526D81" w:rsidR="00027288" w:rsidRPr="0039080D" w:rsidRDefault="00027288" w:rsidP="00963D77">
      <w:pPr>
        <w:rPr>
          <w:rFonts w:ascii="Times New Roman" w:hAnsi="Times New Roman" w:cs="Times New Roman"/>
        </w:rPr>
      </w:pPr>
      <w:r w:rsidRPr="0039080D">
        <w:rPr>
          <w:rFonts w:ascii="Times New Roman" w:hAnsi="Times New Roman" w:cs="Times New Roman"/>
        </w:rPr>
        <w:t>Point Extraction Modules</w:t>
      </w:r>
    </w:p>
    <w:p w14:paraId="7FBD8C10" w14:textId="38D8D7AD" w:rsidR="00681B92" w:rsidRDefault="00321BCF" w:rsidP="00A55350">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22400" behindDoc="0" locked="0" layoutInCell="1" allowOverlap="1" wp14:anchorId="63F4E998" wp14:editId="1DAB7B66">
                <wp:simplePos x="0" y="0"/>
                <wp:positionH relativeFrom="column">
                  <wp:posOffset>-58588</wp:posOffset>
                </wp:positionH>
                <wp:positionV relativeFrom="paragraph">
                  <wp:posOffset>3667053</wp:posOffset>
                </wp:positionV>
                <wp:extent cx="2847340" cy="2414905"/>
                <wp:effectExtent l="19050" t="19050" r="10160" b="4445"/>
                <wp:wrapTopAndBottom/>
                <wp:docPr id="19289231" name="Group 5"/>
                <wp:cNvGraphicFramePr/>
                <a:graphic xmlns:a="http://schemas.openxmlformats.org/drawingml/2006/main">
                  <a:graphicData uri="http://schemas.microsoft.com/office/word/2010/wordprocessingGroup">
                    <wpg:wgp>
                      <wpg:cNvGrpSpPr/>
                      <wpg:grpSpPr>
                        <a:xfrm>
                          <a:off x="0" y="0"/>
                          <a:ext cx="2847340" cy="2414905"/>
                          <a:chOff x="-125585" y="-262722"/>
                          <a:chExt cx="5342446" cy="4188941"/>
                        </a:xfrm>
                      </wpg:grpSpPr>
                      <wps:wsp>
                        <wps:cNvPr id="2050018013" name="Text Box 1"/>
                        <wps:cNvSpPr txBox="1"/>
                        <wps:spPr>
                          <a:xfrm>
                            <a:off x="-89850" y="3357382"/>
                            <a:ext cx="5306711" cy="568837"/>
                          </a:xfrm>
                          <a:prstGeom prst="rect">
                            <a:avLst/>
                          </a:prstGeom>
                          <a:solidFill>
                            <a:prstClr val="white"/>
                          </a:solidFill>
                          <a:ln>
                            <a:noFill/>
                          </a:ln>
                        </wps:spPr>
                        <wps:txbx>
                          <w:txbxContent>
                            <w:p w14:paraId="7C8EEFDA" w14:textId="756EBC44" w:rsidR="00C073D9" w:rsidRPr="00410F8D" w:rsidRDefault="00C073D9" w:rsidP="00C073D9">
                              <w:pPr>
                                <w:pStyle w:val="Caption"/>
                                <w:rPr>
                                  <w:rFonts w:ascii="Times New Roman" w:hAnsi="Times New Roman" w:cs="Times New Roman"/>
                                  <w:noProof/>
                                </w:rPr>
                              </w:pPr>
                              <w:bookmarkStart w:id="43" w:name="_Ref226027856"/>
                              <w:r>
                                <w:t xml:space="preserve">Figure </w:t>
                              </w:r>
                              <w:fldSimple w:instr=" SEQ Figure \* ARABIC ">
                                <w:r w:rsidR="003968EF">
                                  <w:rPr>
                                    <w:noProof/>
                                  </w:rPr>
                                  <w:t>2</w:t>
                                </w:r>
                              </w:fldSimple>
                              <w:bookmarkEnd w:id="43"/>
                              <w:r>
                                <w:t xml:space="preserve">: </w:t>
                              </w:r>
                              <w:r w:rsidRPr="00E6065A">
                                <w:t>Demonstration of how data aggregations differ for the two point</w:t>
                              </w:r>
                              <w:r w:rsidR="00997916">
                                <w:t>-</w:t>
                              </w:r>
                              <w:r w:rsidRPr="00E6065A">
                                <w:t>extraction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416207"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25585" y="-262722"/>
                            <a:ext cx="5321005" cy="3594374"/>
                          </a:xfrm>
                          <a:prstGeom prst="rect">
                            <a:avLst/>
                          </a:prstGeom>
                          <a:ln>
                            <a:solidFill>
                              <a:schemeClr val="tx1"/>
                            </a:solidFill>
                          </a:ln>
                        </pic:spPr>
                      </pic:pic>
                    </wpg:wgp>
                  </a:graphicData>
                </a:graphic>
              </wp:anchor>
            </w:drawing>
          </mc:Choice>
          <mc:Fallback>
            <w:pict>
              <v:group w14:anchorId="63F4E998" id="Group 5" o:spid="_x0000_s1029" style="position:absolute;left:0;text-align:left;margin-left:-4.6pt;margin-top:288.75pt;width:224.2pt;height:190.15pt;z-index:251622400" coordorigin="-1255,-2627" coordsize="53424,41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">
                <v:shape id="Text Box 1" o:spid="_x0000_s1030" type="#_x0000_t202" style="position:absolute;left:-898;top:33573;width:53066;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" stroked="f">
                  <v:textbox inset="0,0,0,0">
                    <w:txbxContent>
                      <w:p w14:paraId="7C8EEFDA" w14:textId="756EBC44" w:rsidR="00C073D9" w:rsidRPr="00410F8D" w:rsidRDefault="00C073D9" w:rsidP="00C073D9">
                        <w:pPr>
                          <w:pStyle w:val="Caption"/>
                          <w:rPr>
                            <w:rFonts w:ascii="Times New Roman" w:hAnsi="Times New Roman" w:cs="Times New Roman"/>
                            <w:noProof/>
                          </w:rPr>
                        </w:pPr>
                        <w:bookmarkStart w:id="44" w:name="_Ref226027856"/>
                        <w:r>
                          <w:t xml:space="preserve">Figure </w:t>
                        </w:r>
                        <w:fldSimple w:instr=" SEQ Figure \* ARABIC ">
                          <w:r w:rsidR="003968EF">
                            <w:rPr>
                              <w:noProof/>
                            </w:rPr>
                            <w:t>2</w:t>
                          </w:r>
                        </w:fldSimple>
                        <w:bookmarkEnd w:id="44"/>
                        <w:r>
                          <w:t xml:space="preserve">: </w:t>
                        </w:r>
                        <w:r w:rsidRPr="00E6065A">
                          <w:t>Demonstration of how data aggregations differ for the two point</w:t>
                        </w:r>
                        <w:r w:rsidR="00997916">
                          <w:t>-</w:t>
                        </w:r>
                        <w:r w:rsidRPr="00E6065A">
                          <w:t>extraction modules.</w:t>
                        </w:r>
                      </w:p>
                    </w:txbxContent>
                  </v:textbox>
                </v:shape>
                <v:shape id="Picture 1" o:spid="_x0000_s1031" type="#_x0000_t75" style="position:absolute;left:-1255;top:-2627;width:53209;height:3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" stroked="t" strokecolor="black [3213]">
                  <v:imagedata r:id="rId13" o:title=""/>
                  <v:path arrowok="t"/>
                </v:shape>
                <w10:wrap type="topAndBottom"/>
              </v:group>
            </w:pict>
          </mc:Fallback>
        </mc:AlternateContent>
      </w:r>
      <w:commentRangeStart w:id="45"/>
      <w:r w:rsidR="003E4FC9" w:rsidRPr="0039080D">
        <w:rPr>
          <w:rFonts w:ascii="Times New Roman" w:hAnsi="Times New Roman" w:cs="Times New Roman"/>
        </w:rPr>
        <w:t>The</w:t>
      </w:r>
      <w:commentRangeEnd w:id="45"/>
      <w:r w:rsidR="00A55350" w:rsidRPr="0039080D">
        <w:rPr>
          <w:rStyle w:val="CommentReference"/>
          <w:rFonts w:ascii="Times New Roman" w:hAnsi="Times New Roman" w:cs="Times New Roman"/>
          <w:sz w:val="24"/>
          <w:szCs w:val="24"/>
        </w:rPr>
        <w:commentReference w:id="45"/>
      </w:r>
      <w:r w:rsidR="003E4FC9" w:rsidRPr="0039080D">
        <w:rPr>
          <w:rFonts w:ascii="Times New Roman" w:hAnsi="Times New Roman" w:cs="Times New Roman"/>
        </w:rPr>
        <w:t xml:space="preserve"> point extraction modules </w:t>
      </w:r>
      <w:r w:rsidR="00803BD4">
        <w:rPr>
          <w:rFonts w:ascii="Times New Roman" w:hAnsi="Times New Roman" w:cs="Times New Roman"/>
        </w:rPr>
        <w:t xml:space="preserve">contain </w:t>
      </w:r>
      <w:del w:id="46" w:author="Gifford, Tyler" w:date="2026-06-17T15:59:00Z" w16du:dateUtc="2026-06-17T19:59:00Z">
        <w:r w:rsidR="00803BD4" w:rsidDel="00774236">
          <w:rPr>
            <w:rFonts w:ascii="Times New Roman" w:hAnsi="Times New Roman" w:cs="Times New Roman"/>
          </w:rPr>
          <w:delText xml:space="preserve">the </w:delText>
        </w:r>
      </w:del>
      <w:r w:rsidR="00803BD4">
        <w:rPr>
          <w:rFonts w:ascii="Times New Roman" w:hAnsi="Times New Roman" w:cs="Times New Roman"/>
        </w:rPr>
        <w:t>processes to</w:t>
      </w:r>
      <w:r w:rsidR="003E4FC9" w:rsidRPr="0039080D">
        <w:rPr>
          <w:rFonts w:ascii="Times New Roman" w:hAnsi="Times New Roman" w:cs="Times New Roman"/>
        </w:rPr>
        <w:t xml:space="preserve"> perform pixel extractions from GEE datasets. </w:t>
      </w:r>
      <w:commentRangeStart w:id="47"/>
      <w:r w:rsidR="0036128D" w:rsidRPr="0039080D">
        <w:rPr>
          <w:rFonts w:ascii="Times New Roman" w:hAnsi="Times New Roman" w:cs="Times New Roman"/>
        </w:rPr>
        <w:t xml:space="preserve">As it accesses Google Earth Engine internally, GEE </w:t>
      </w:r>
      <w:commentRangeEnd w:id="47"/>
      <w:r w:rsidR="00B32DDD" w:rsidRPr="0039080D">
        <w:rPr>
          <w:rStyle w:val="CommentReference"/>
          <w:rFonts w:ascii="Times New Roman" w:hAnsi="Times New Roman" w:cs="Times New Roman"/>
          <w:sz w:val="24"/>
          <w:szCs w:val="24"/>
        </w:rPr>
        <w:commentReference w:id="47"/>
      </w:r>
      <w:r w:rsidR="0036128D" w:rsidRPr="0039080D">
        <w:rPr>
          <w:rFonts w:ascii="Times New Roman" w:hAnsi="Times New Roman" w:cs="Times New Roman"/>
        </w:rPr>
        <w:t xml:space="preserve">must be initialized and authenticated </w:t>
      </w:r>
      <w:r w:rsidR="004A1433">
        <w:rPr>
          <w:rFonts w:ascii="Times New Roman" w:hAnsi="Times New Roman" w:cs="Times New Roman"/>
        </w:rPr>
        <w:t xml:space="preserve">as described in the GEE </w:t>
      </w:r>
      <w:ins w:id="48" w:author="Gifford, Tyler" w:date="2026-06-15T17:21:00Z" w16du:dateUtc="2026-06-15T21:21:00Z">
        <w:r w:rsidR="00D22950">
          <w:rPr>
            <w:rFonts w:ascii="Times New Roman" w:hAnsi="Times New Roman" w:cs="Times New Roman"/>
          </w:rPr>
          <w:t>P</w:t>
        </w:r>
      </w:ins>
      <w:del w:id="49" w:author="Gifford, Tyler" w:date="2026-06-15T17:21:00Z" w16du:dateUtc="2026-06-15T21:21:00Z">
        <w:r w:rsidR="004A1433" w:rsidDel="00D22950">
          <w:rPr>
            <w:rFonts w:ascii="Times New Roman" w:hAnsi="Times New Roman" w:cs="Times New Roman"/>
          </w:rPr>
          <w:delText>p</w:delText>
        </w:r>
      </w:del>
      <w:r w:rsidR="004A1433">
        <w:rPr>
          <w:rFonts w:ascii="Times New Roman" w:hAnsi="Times New Roman" w:cs="Times New Roman"/>
        </w:rPr>
        <w:t xml:space="preserve">ython documentation </w:t>
      </w:r>
      <w:r w:rsidR="0036128D" w:rsidRPr="0039080D">
        <w:rPr>
          <w:rFonts w:ascii="Times New Roman" w:hAnsi="Times New Roman" w:cs="Times New Roman"/>
        </w:rPr>
        <w:t xml:space="preserve">prior to running </w:t>
      </w:r>
      <w:r w:rsidR="004A1433">
        <w:rPr>
          <w:rFonts w:ascii="Times New Roman" w:hAnsi="Times New Roman" w:cs="Times New Roman"/>
        </w:rPr>
        <w:t xml:space="preserve">any </w:t>
      </w:r>
      <w:r w:rsidR="0036128D" w:rsidRPr="0039080D">
        <w:rPr>
          <w:rFonts w:ascii="Times New Roman" w:hAnsi="Times New Roman" w:cs="Times New Roman"/>
        </w:rPr>
        <w:t>query.</w:t>
      </w:r>
      <w:r w:rsidR="0036128D">
        <w:rPr>
          <w:rFonts w:ascii="Times New Roman" w:hAnsi="Times New Roman" w:cs="Times New Roman"/>
        </w:rPr>
        <w:t xml:space="preserve"> </w:t>
      </w:r>
      <w:commentRangeStart w:id="50"/>
      <w:r w:rsidR="004A1433">
        <w:rPr>
          <w:rFonts w:ascii="Times New Roman" w:hAnsi="Times New Roman" w:cs="Times New Roman"/>
        </w:rPr>
        <w:t>Once a point extraction module is</w:t>
      </w:r>
      <w:r w:rsidR="00681B92">
        <w:rPr>
          <w:rFonts w:ascii="Times New Roman" w:hAnsi="Times New Roman" w:cs="Times New Roman"/>
        </w:rPr>
        <w:t xml:space="preserve"> loaded, </w:t>
      </w:r>
      <w:r w:rsidR="00B917CA" w:rsidRPr="0039080D">
        <w:rPr>
          <w:rFonts w:ascii="Times New Roman" w:hAnsi="Times New Roman" w:cs="Times New Roman"/>
        </w:rPr>
        <w:t>the user will only need to</w:t>
      </w:r>
      <w:r w:rsidR="00A55350">
        <w:rPr>
          <w:rFonts w:ascii="Times New Roman" w:hAnsi="Times New Roman" w:cs="Times New Roman"/>
        </w:rPr>
        <w:t xml:space="preserve"> </w:t>
      </w:r>
      <w:r w:rsidR="00681B92">
        <w:rPr>
          <w:rFonts w:ascii="Times New Roman" w:hAnsi="Times New Roman" w:cs="Times New Roman"/>
        </w:rPr>
        <w:t xml:space="preserve">complete two </w:t>
      </w:r>
      <w:r w:rsidR="00A55350">
        <w:rPr>
          <w:rFonts w:ascii="Times New Roman" w:hAnsi="Times New Roman" w:cs="Times New Roman"/>
        </w:rPr>
        <w:t>steps:</w:t>
      </w:r>
      <w:r w:rsidR="00B917CA" w:rsidRPr="0039080D">
        <w:rPr>
          <w:rFonts w:ascii="Times New Roman" w:hAnsi="Times New Roman" w:cs="Times New Roman"/>
        </w:rPr>
        <w:t xml:space="preserve"> </w:t>
      </w:r>
      <w:r w:rsidR="003532CF">
        <w:rPr>
          <w:rFonts w:ascii="Times New Roman" w:hAnsi="Times New Roman" w:cs="Times New Roman"/>
        </w:rPr>
        <w:t>upload</w:t>
      </w:r>
      <w:r w:rsidR="00B917CA" w:rsidRPr="0039080D">
        <w:rPr>
          <w:rFonts w:ascii="Times New Roman" w:hAnsi="Times New Roman" w:cs="Times New Roman"/>
        </w:rPr>
        <w:t xml:space="preserve"> a data</w:t>
      </w:r>
      <w:r w:rsidR="00430161">
        <w:rPr>
          <w:rFonts w:ascii="Times New Roman" w:hAnsi="Times New Roman" w:cs="Times New Roman"/>
        </w:rPr>
        <w:t xml:space="preserve"> </w:t>
      </w:r>
      <w:r w:rsidR="00B917CA" w:rsidRPr="0039080D">
        <w:rPr>
          <w:rFonts w:ascii="Times New Roman" w:hAnsi="Times New Roman" w:cs="Times New Roman"/>
        </w:rPr>
        <w:t xml:space="preserve">file of coordinate points, </w:t>
      </w:r>
      <w:r w:rsidR="00D103A2">
        <w:rPr>
          <w:rFonts w:ascii="Times New Roman" w:hAnsi="Times New Roman" w:cs="Times New Roman"/>
        </w:rPr>
        <w:t xml:space="preserve">and </w:t>
      </w:r>
      <w:r w:rsidR="00B917CA" w:rsidRPr="0039080D">
        <w:rPr>
          <w:rFonts w:ascii="Times New Roman" w:hAnsi="Times New Roman" w:cs="Times New Roman"/>
        </w:rPr>
        <w:t>select the desired GEE dataset</w:t>
      </w:r>
      <w:r w:rsidR="00440300" w:rsidRPr="0039080D">
        <w:rPr>
          <w:rFonts w:ascii="Times New Roman" w:hAnsi="Times New Roman" w:cs="Times New Roman"/>
        </w:rPr>
        <w:t xml:space="preserve"> </w:t>
      </w:r>
      <w:r w:rsidR="00A323B1">
        <w:rPr>
          <w:rFonts w:ascii="Times New Roman" w:hAnsi="Times New Roman" w:cs="Times New Roman"/>
        </w:rPr>
        <w:t xml:space="preserve">from the drop-down </w:t>
      </w:r>
      <w:r w:rsidR="001777E0">
        <w:rPr>
          <w:rFonts w:ascii="Times New Roman" w:hAnsi="Times New Roman" w:cs="Times New Roman"/>
        </w:rPr>
        <w:t xml:space="preserve">widget </w:t>
      </w:r>
      <w:r w:rsidR="00D103A2">
        <w:rPr>
          <w:rFonts w:ascii="Times New Roman" w:hAnsi="Times New Roman" w:cs="Times New Roman"/>
        </w:rPr>
        <w:t>along with</w:t>
      </w:r>
      <w:r w:rsidR="001777E0">
        <w:rPr>
          <w:rFonts w:ascii="Times New Roman" w:hAnsi="Times New Roman" w:cs="Times New Roman"/>
        </w:rPr>
        <w:t xml:space="preserve"> </w:t>
      </w:r>
      <w:r w:rsidR="00D103A2">
        <w:rPr>
          <w:rFonts w:ascii="Times New Roman" w:hAnsi="Times New Roman" w:cs="Times New Roman"/>
        </w:rPr>
        <w:t>the date</w:t>
      </w:r>
      <w:r w:rsidR="00B917CA" w:rsidRPr="0039080D">
        <w:rPr>
          <w:rFonts w:ascii="Times New Roman" w:hAnsi="Times New Roman" w:cs="Times New Roman"/>
        </w:rPr>
        <w:t xml:space="preserve"> fil</w:t>
      </w:r>
      <w:r w:rsidR="00D103A2">
        <w:rPr>
          <w:rFonts w:ascii="Times New Roman" w:hAnsi="Times New Roman" w:cs="Times New Roman"/>
        </w:rPr>
        <w:t>ter, if applicable</w:t>
      </w:r>
      <w:r w:rsidR="00B917CA" w:rsidRPr="0039080D">
        <w:rPr>
          <w:rFonts w:ascii="Times New Roman" w:hAnsi="Times New Roman" w:cs="Times New Roman"/>
        </w:rPr>
        <w:t>.</w:t>
      </w:r>
      <w:commentRangeEnd w:id="50"/>
      <w:r w:rsidR="00B32DDD" w:rsidRPr="0039080D">
        <w:rPr>
          <w:rStyle w:val="CommentReference"/>
          <w:rFonts w:ascii="Times New Roman" w:hAnsi="Times New Roman" w:cs="Times New Roman"/>
          <w:sz w:val="24"/>
          <w:szCs w:val="24"/>
        </w:rPr>
        <w:commentReference w:id="50"/>
      </w:r>
      <w:r w:rsidR="00B917CA" w:rsidRPr="0039080D">
        <w:rPr>
          <w:rFonts w:ascii="Times New Roman" w:hAnsi="Times New Roman" w:cs="Times New Roman"/>
        </w:rPr>
        <w:t xml:space="preserve"> </w:t>
      </w:r>
    </w:p>
    <w:p w14:paraId="2F06F3F4" w14:textId="4D949AA7" w:rsidR="00DD5567" w:rsidRDefault="00AD4C8A" w:rsidP="00CD6879">
      <w:pPr>
        <w:ind w:firstLine="720"/>
        <w:rPr>
          <w:rFonts w:ascii="Times New Roman" w:hAnsi="Times New Roman" w:cs="Times New Roman"/>
        </w:rPr>
      </w:pPr>
      <w:commentRangeStart w:id="51"/>
      <w:commentRangeStart w:id="52"/>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61F04C83" wp14:editId="3F4DD830">
                <wp:simplePos x="0" y="0"/>
                <wp:positionH relativeFrom="margin">
                  <wp:posOffset>-116840</wp:posOffset>
                </wp:positionH>
                <wp:positionV relativeFrom="margin">
                  <wp:posOffset>3464560</wp:posOffset>
                </wp:positionV>
                <wp:extent cx="2907030" cy="2114550"/>
                <wp:effectExtent l="0" t="0" r="7620" b="0"/>
                <wp:wrapSquare wrapText="bothSides"/>
                <wp:docPr id="104530836" name="Group 15"/>
                <wp:cNvGraphicFramePr/>
                <a:graphic xmlns:a="http://schemas.openxmlformats.org/drawingml/2006/main">
                  <a:graphicData uri="http://schemas.microsoft.com/office/word/2010/wordprocessingGroup">
                    <wpg:wgp>
                      <wpg:cNvGrpSpPr/>
                      <wpg:grpSpPr>
                        <a:xfrm>
                          <a:off x="0" y="0"/>
                          <a:ext cx="2907030" cy="2114550"/>
                          <a:chOff x="0" y="0"/>
                          <a:chExt cx="2717165" cy="1847850"/>
                        </a:xfrm>
                      </wpg:grpSpPr>
                      <wps:wsp>
                        <wps:cNvPr id="2123911748" name="Text Box 1"/>
                        <wps:cNvSpPr txBox="1"/>
                        <wps:spPr>
                          <a:xfrm>
                            <a:off x="76200" y="0"/>
                            <a:ext cx="2609850" cy="333375"/>
                          </a:xfrm>
                          <a:prstGeom prst="rect">
                            <a:avLst/>
                          </a:prstGeom>
                          <a:solidFill>
                            <a:prstClr val="white"/>
                          </a:solidFill>
                          <a:ln>
                            <a:noFill/>
                          </a:ln>
                        </wps:spPr>
                        <wps:txbx>
                          <w:txbxContent>
                            <w:p w14:paraId="058D41E9" w14:textId="48B27185" w:rsidR="0039080D" w:rsidRPr="00F92759" w:rsidRDefault="0039080D" w:rsidP="009127DF">
                              <w:pPr>
                                <w:pStyle w:val="Caption"/>
                                <w:rPr>
                                  <w:rFonts w:ascii="Times New Roman" w:hAnsi="Times New Roman" w:cs="Times New Roman"/>
                                </w:rPr>
                              </w:pPr>
                              <w:bookmarkStart w:id="53" w:name="_Ref226115300"/>
                              <w:r>
                                <w:t xml:space="preserve">Table </w:t>
                              </w:r>
                              <w:fldSimple w:instr=" SEQ Table \* ARABIC ">
                                <w:r w:rsidR="002106D8">
                                  <w:rPr>
                                    <w:noProof/>
                                  </w:rPr>
                                  <w:t>1</w:t>
                                </w:r>
                              </w:fldSimple>
                              <w:bookmarkEnd w:id="53"/>
                              <w:r>
                                <w:t xml:space="preserve">: </w:t>
                              </w:r>
                              <w:r w:rsidRPr="00397635">
                                <w:t>Accepted column names for user-provided list of coordinates. File must be saved as a CSV.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5546781" name="Picture 1"/>
                          <pic:cNvPicPr>
                            <a:picLocks noChangeAspect="1"/>
                          </pic:cNvPicPr>
                        </pic:nvPicPr>
                        <pic:blipFill rotWithShape="1">
                          <a:blip r:embed="rId14">
                            <a:extLst>
                              <a:ext uri="{28A0092B-C50C-407E-A947-70E740481C1C}">
                                <a14:useLocalDpi xmlns:a14="http://schemas.microsoft.com/office/drawing/2010/main" val="0"/>
                              </a:ext>
                            </a:extLst>
                          </a:blip>
                          <a:srcRect t="1953"/>
                          <a:stretch>
                            <a:fillRect/>
                          </a:stretch>
                        </pic:blipFill>
                        <pic:spPr bwMode="auto">
                          <a:xfrm>
                            <a:off x="0" y="276225"/>
                            <a:ext cx="2717165" cy="157162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1F04C83" id="Group 15" o:spid="_x0000_s1032" style="position:absolute;left:0;text-align:left;margin-left:-9.2pt;margin-top:272.8pt;width:228.9pt;height:166.5pt;z-index:251671552;mso-position-horizontal-relative:margin;mso-position-vertical-relative:margin;mso-width-relative:margin;mso-height-relative:margin" coordsize="27171,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">
                <v:shape id="Text Box 1" o:spid="_x0000_s1033" type="#_x0000_t202" style="position:absolute;left:762;width:2609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" stroked="f">
                  <v:textbox inset="0,0,0,0">
                    <w:txbxContent>
                      <w:p w14:paraId="058D41E9" w14:textId="48B27185" w:rsidR="0039080D" w:rsidRPr="00F92759" w:rsidRDefault="0039080D" w:rsidP="009127DF">
                        <w:pPr>
                          <w:pStyle w:val="Caption"/>
                          <w:rPr>
                            <w:rFonts w:ascii="Times New Roman" w:hAnsi="Times New Roman" w:cs="Times New Roman"/>
                          </w:rPr>
                        </w:pPr>
                        <w:bookmarkStart w:id="54" w:name="_Ref226115300"/>
                        <w:r>
                          <w:t xml:space="preserve">Table </w:t>
                        </w:r>
                        <w:fldSimple w:instr=" SEQ Table \* ARABIC ">
                          <w:r w:rsidR="002106D8">
                            <w:rPr>
                              <w:noProof/>
                            </w:rPr>
                            <w:t>1</w:t>
                          </w:r>
                        </w:fldSimple>
                        <w:bookmarkEnd w:id="54"/>
                        <w:r>
                          <w:t xml:space="preserve">: </w:t>
                        </w:r>
                        <w:r w:rsidRPr="00397635">
                          <w:t>Accepted column names for user-provided list of coordinates. File must be saved as a CSV.</w:t>
                        </w:r>
                      </w:p>
                    </w:txbxContent>
                  </v:textbox>
                </v:shape>
                <v:shape id="Picture 1" o:spid="_x0000_s1034" type="#_x0000_t75" style="position:absolute;top:2762;width:27171;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">
                  <v:imagedata r:id="rId15" o:title="" croptop="1280f"/>
                </v:shape>
                <w10:wrap type="square" anchorx="margin" anchory="margin"/>
              </v:group>
            </w:pict>
          </mc:Fallback>
        </mc:AlternateContent>
      </w:r>
      <w:commentRangeEnd w:id="52"/>
      <w:r w:rsidR="00B32DDD">
        <w:rPr>
          <w:rStyle w:val="CommentReference"/>
          <w:rFonts w:ascii="Times New Roman" w:hAnsi="Times New Roman" w:cs="Times New Roman"/>
          <w:noProof/>
          <w:sz w:val="24"/>
          <w:szCs w:val="24"/>
        </w:rPr>
        <w:commentReference w:id="52"/>
      </w:r>
      <w:r w:rsidR="00321BCF">
        <w:rPr>
          <w:rFonts w:ascii="Times New Roman" w:hAnsi="Times New Roman" w:cs="Times New Roman"/>
          <w:noProof/>
        </w:rPr>
        <mc:AlternateContent>
          <mc:Choice Requires="wpg">
            <w:drawing>
              <wp:anchor distT="0" distB="0" distL="114300" distR="114300" simplePos="0" relativeHeight="251621376" behindDoc="0" locked="0" layoutInCell="1" allowOverlap="1" wp14:anchorId="1179D7C1" wp14:editId="07A69B96">
                <wp:simplePos x="0" y="0"/>
                <wp:positionH relativeFrom="column">
                  <wp:posOffset>2811925</wp:posOffset>
                </wp:positionH>
                <wp:positionV relativeFrom="paragraph">
                  <wp:posOffset>2347523</wp:posOffset>
                </wp:positionV>
                <wp:extent cx="3133412" cy="2419350"/>
                <wp:effectExtent l="0" t="19050" r="0" b="0"/>
                <wp:wrapTopAndBottom/>
                <wp:docPr id="804183244" name="Group 13"/>
                <wp:cNvGraphicFramePr/>
                <a:graphic xmlns:a="http://schemas.openxmlformats.org/drawingml/2006/main">
                  <a:graphicData uri="http://schemas.microsoft.com/office/word/2010/wordprocessingGroup">
                    <wpg:wgp>
                      <wpg:cNvGrpSpPr/>
                      <wpg:grpSpPr>
                        <a:xfrm>
                          <a:off x="0" y="0"/>
                          <a:ext cx="3133412" cy="2419350"/>
                          <a:chOff x="26727" y="40996"/>
                          <a:chExt cx="4396569" cy="3019887"/>
                        </a:xfrm>
                      </wpg:grpSpPr>
                      <wps:wsp>
                        <wps:cNvPr id="62251799" name="Text Box 1"/>
                        <wps:cNvSpPr txBox="1"/>
                        <wps:spPr>
                          <a:xfrm>
                            <a:off x="26727" y="2691948"/>
                            <a:ext cx="4396569" cy="368935"/>
                          </a:xfrm>
                          <a:prstGeom prst="rect">
                            <a:avLst/>
                          </a:prstGeom>
                          <a:solidFill>
                            <a:prstClr val="white"/>
                          </a:solidFill>
                          <a:ln>
                            <a:noFill/>
                          </a:ln>
                        </wps:spPr>
                        <wps:txbx>
                          <w:txbxContent>
                            <w:p w14:paraId="5528BD2A" w14:textId="06BB3213" w:rsidR="00C073D9" w:rsidRPr="00A21AF4" w:rsidRDefault="00C073D9" w:rsidP="00C073D9">
                              <w:pPr>
                                <w:pStyle w:val="Caption"/>
                                <w:rPr>
                                  <w:rFonts w:ascii="Times New Roman" w:hAnsi="Times New Roman" w:cs="Times New Roman"/>
                                  <w:noProof/>
                                </w:rPr>
                              </w:pPr>
                              <w:bookmarkStart w:id="55" w:name="_Ref226029870"/>
                              <w:r>
                                <w:t xml:space="preserve">Figure </w:t>
                              </w:r>
                              <w:fldSimple w:instr=" SEQ Figure \* ARABIC ">
                                <w:r w:rsidR="003968EF">
                                  <w:rPr>
                                    <w:noProof/>
                                  </w:rPr>
                                  <w:t>3</w:t>
                                </w:r>
                              </w:fldSimple>
                              <w:bookmarkEnd w:id="55"/>
                              <w:r>
                                <w:t>:</w:t>
                              </w:r>
                              <w:r w:rsidR="00773DCB">
                                <w:t xml:space="preserve"> </w:t>
                              </w:r>
                              <w:r w:rsidRPr="00671CD6">
                                <w:t>Demonstration of point creation differences for the two coordinate buffering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05937061"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53454" y="40996"/>
                            <a:ext cx="4332721" cy="2598534"/>
                          </a:xfrm>
                          <a:prstGeom prst="rect">
                            <a:avLst/>
                          </a:prstGeom>
                          <a:ln>
                            <a:solidFill>
                              <a:schemeClr val="tx1"/>
                            </a:solidFill>
                          </a:ln>
                        </pic:spPr>
                      </pic:pic>
                    </wpg:wgp>
                  </a:graphicData>
                </a:graphic>
              </wp:anchor>
            </w:drawing>
          </mc:Choice>
          <mc:Fallback>
            <w:pict>
              <v:group w14:anchorId="1179D7C1" id="Group 13" o:spid="_x0000_s1035" style="position:absolute;left:0;text-align:left;margin-left:221.4pt;margin-top:184.85pt;width:246.75pt;height:190.5pt;z-index:251621376" coordorigin="267,409" coordsize="43965,30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">
                <v:shape id="Text Box 1" o:spid="_x0000_s1036" type="#_x0000_t202" style="position:absolute;left:267;top:26919;width:4396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" stroked="f">
                  <v:textbox inset="0,0,0,0">
                    <w:txbxContent>
                      <w:p w14:paraId="5528BD2A" w14:textId="06BB3213" w:rsidR="00C073D9" w:rsidRPr="00A21AF4" w:rsidRDefault="00C073D9" w:rsidP="00C073D9">
                        <w:pPr>
                          <w:pStyle w:val="Caption"/>
                          <w:rPr>
                            <w:rFonts w:ascii="Times New Roman" w:hAnsi="Times New Roman" w:cs="Times New Roman"/>
                            <w:noProof/>
                          </w:rPr>
                        </w:pPr>
                        <w:bookmarkStart w:id="56" w:name="_Ref226029870"/>
                        <w:r>
                          <w:t xml:space="preserve">Figure </w:t>
                        </w:r>
                        <w:fldSimple w:instr=" SEQ Figure \* ARABIC ">
                          <w:r w:rsidR="003968EF">
                            <w:rPr>
                              <w:noProof/>
                            </w:rPr>
                            <w:t>3</w:t>
                          </w:r>
                        </w:fldSimple>
                        <w:bookmarkEnd w:id="56"/>
                        <w:r>
                          <w:t>:</w:t>
                        </w:r>
                        <w:r w:rsidR="00773DCB">
                          <w:t xml:space="preserve"> </w:t>
                        </w:r>
                        <w:r w:rsidRPr="00671CD6">
                          <w:t>Demonstration of point creation differences for the two coordinate buffering modules.</w:t>
                        </w:r>
                      </w:p>
                    </w:txbxContent>
                  </v:textbox>
                </v:shape>
                <v:shape id="Picture 1" o:spid="_x0000_s1037" type="#_x0000_t75" style="position:absolute;left:534;top:409;width:43327;height:25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" stroked="t" strokecolor="black [3213]">
                  <v:imagedata r:id="rId17" o:title=""/>
                  <v:path arrowok="t"/>
                </v:shape>
                <w10:wrap type="topAndBottom"/>
              </v:group>
            </w:pict>
          </mc:Fallback>
        </mc:AlternateContent>
      </w:r>
      <w:r w:rsidR="00A55350">
        <w:rPr>
          <w:rFonts w:ascii="Times New Roman" w:hAnsi="Times New Roman" w:cs="Times New Roman"/>
        </w:rPr>
        <w:t xml:space="preserve">The modules’ inputs have certain </w:t>
      </w:r>
      <w:r w:rsidR="00681B92">
        <w:rPr>
          <w:rFonts w:ascii="Times New Roman" w:hAnsi="Times New Roman" w:cs="Times New Roman"/>
        </w:rPr>
        <w:t>criteria/</w:t>
      </w:r>
      <w:r w:rsidR="00A55350">
        <w:rPr>
          <w:rFonts w:ascii="Times New Roman" w:hAnsi="Times New Roman" w:cs="Times New Roman"/>
        </w:rPr>
        <w:t>conditions</w:t>
      </w:r>
      <w:r w:rsidR="00681B92">
        <w:rPr>
          <w:rFonts w:ascii="Times New Roman" w:hAnsi="Times New Roman" w:cs="Times New Roman"/>
        </w:rPr>
        <w:t xml:space="preserve">. </w:t>
      </w:r>
      <w:r w:rsidR="00430161">
        <w:rPr>
          <w:rFonts w:ascii="Times New Roman" w:hAnsi="Times New Roman" w:cs="Times New Roman"/>
        </w:rPr>
        <w:t xml:space="preserve">In the first step, the </w:t>
      </w:r>
      <w:r w:rsidR="001777E0">
        <w:rPr>
          <w:rFonts w:ascii="Times New Roman" w:hAnsi="Times New Roman" w:cs="Times New Roman"/>
        </w:rPr>
        <w:t>data set</w:t>
      </w:r>
      <w:r w:rsidR="00430161">
        <w:rPr>
          <w:rFonts w:ascii="Times New Roman" w:hAnsi="Times New Roman" w:cs="Times New Roman"/>
        </w:rPr>
        <w:t xml:space="preserve"> of coordinates must follow the formatting criteria described in the Data </w:t>
      </w:r>
      <w:r w:rsidR="00956BEF">
        <w:rPr>
          <w:rFonts w:ascii="Times New Roman" w:hAnsi="Times New Roman" w:cs="Times New Roman"/>
        </w:rPr>
        <w:t>F</w:t>
      </w:r>
      <w:r w:rsidR="00430161">
        <w:rPr>
          <w:rFonts w:ascii="Times New Roman" w:hAnsi="Times New Roman" w:cs="Times New Roman"/>
        </w:rPr>
        <w:t xml:space="preserve">ormatting section above. </w:t>
      </w:r>
      <w:r w:rsidR="001777E0">
        <w:rPr>
          <w:rFonts w:ascii="Times New Roman" w:hAnsi="Times New Roman" w:cs="Times New Roman"/>
        </w:rPr>
        <w:t>In step two, a</w:t>
      </w:r>
      <w:r w:rsidR="004A0619" w:rsidRPr="0039080D">
        <w:rPr>
          <w:rFonts w:ascii="Times New Roman" w:hAnsi="Times New Roman" w:cs="Times New Roman"/>
        </w:rPr>
        <w:t>cceptable GEE datasets must</w:t>
      </w:r>
      <w:r w:rsidR="00420641" w:rsidRPr="0039080D">
        <w:rPr>
          <w:rFonts w:ascii="Times New Roman" w:hAnsi="Times New Roman" w:cs="Times New Roman"/>
        </w:rPr>
        <w:t xml:space="preserve"> </w:t>
      </w:r>
      <w:r w:rsidR="00DD5567">
        <w:rPr>
          <w:rFonts w:ascii="Times New Roman" w:hAnsi="Times New Roman" w:cs="Times New Roman"/>
        </w:rPr>
        <w:t>be classified</w:t>
      </w:r>
      <w:r w:rsidR="001777E0">
        <w:rPr>
          <w:rFonts w:ascii="Times New Roman" w:hAnsi="Times New Roman" w:cs="Times New Roman"/>
        </w:rPr>
        <w:t xml:space="preserve"> as </w:t>
      </w:r>
      <w:r w:rsidR="00420641" w:rsidRPr="0039080D">
        <w:rPr>
          <w:rFonts w:ascii="Times New Roman" w:hAnsi="Times New Roman" w:cs="Times New Roman"/>
        </w:rPr>
        <w:t>Images</w:t>
      </w:r>
      <w:r w:rsidR="00D67268">
        <w:rPr>
          <w:rFonts w:ascii="Times New Roman" w:hAnsi="Times New Roman" w:cs="Times New Roman"/>
        </w:rPr>
        <w:t>, which are raster datasets,</w:t>
      </w:r>
      <w:r w:rsidR="00420641" w:rsidRPr="0039080D">
        <w:rPr>
          <w:rFonts w:ascii="Times New Roman" w:hAnsi="Times New Roman" w:cs="Times New Roman"/>
        </w:rPr>
        <w:t xml:space="preserve"> </w:t>
      </w:r>
      <w:r w:rsidR="00D67268">
        <w:rPr>
          <w:rFonts w:ascii="Times New Roman" w:hAnsi="Times New Roman" w:cs="Times New Roman"/>
        </w:rPr>
        <w:t>or</w:t>
      </w:r>
      <w:r w:rsidR="00420641" w:rsidRPr="0039080D">
        <w:rPr>
          <w:rFonts w:ascii="Times New Roman" w:hAnsi="Times New Roman" w:cs="Times New Roman"/>
        </w:rPr>
        <w:t xml:space="preserve"> </w:t>
      </w:r>
      <w:r w:rsidR="00E14E71">
        <w:rPr>
          <w:rFonts w:ascii="Times New Roman" w:hAnsi="Times New Roman" w:cs="Times New Roman"/>
        </w:rPr>
        <w:t xml:space="preserve">a </w:t>
      </w:r>
      <w:r w:rsidR="00D67268">
        <w:rPr>
          <w:rFonts w:ascii="Times New Roman" w:hAnsi="Times New Roman" w:cs="Times New Roman"/>
        </w:rPr>
        <w:t>stack of Images</w:t>
      </w:r>
      <w:r w:rsidR="00E14E71">
        <w:rPr>
          <w:rFonts w:ascii="Times New Roman" w:hAnsi="Times New Roman" w:cs="Times New Roman"/>
        </w:rPr>
        <w:t xml:space="preserve"> called ImageCollections</w:t>
      </w:r>
      <w:r w:rsidR="004A0619" w:rsidRPr="0039080D">
        <w:rPr>
          <w:rFonts w:ascii="Times New Roman" w:hAnsi="Times New Roman" w:cs="Times New Roman"/>
        </w:rPr>
        <w:t>,</w:t>
      </w:r>
      <w:r w:rsidR="00E14E71">
        <w:rPr>
          <w:rFonts w:ascii="Times New Roman" w:hAnsi="Times New Roman" w:cs="Times New Roman"/>
        </w:rPr>
        <w:t xml:space="preserve"> but</w:t>
      </w:r>
      <w:r w:rsidR="004A0619" w:rsidRPr="0039080D">
        <w:rPr>
          <w:rFonts w:ascii="Times New Roman" w:hAnsi="Times New Roman" w:cs="Times New Roman"/>
        </w:rPr>
        <w:t xml:space="preserve"> </w:t>
      </w:r>
      <w:r w:rsidR="004A0619" w:rsidRPr="0039080D">
        <w:rPr>
          <w:rFonts w:ascii="Times New Roman" w:hAnsi="Times New Roman" w:cs="Times New Roman"/>
        </w:rPr>
        <w:lastRenderedPageBreak/>
        <w:t>not FeatureCollections</w:t>
      </w:r>
      <w:r w:rsidR="00D67268">
        <w:rPr>
          <w:rFonts w:ascii="Times New Roman" w:hAnsi="Times New Roman" w:cs="Times New Roman"/>
        </w:rPr>
        <w:t xml:space="preserve">. </w:t>
      </w:r>
      <w:commentRangeEnd w:id="51"/>
      <w:r w:rsidR="00B32DDD">
        <w:rPr>
          <w:rStyle w:val="CommentReference"/>
          <w:rFonts w:ascii="Times New Roman" w:hAnsi="Times New Roman" w:cs="Times New Roman"/>
          <w:sz w:val="24"/>
          <w:szCs w:val="24"/>
        </w:rPr>
        <w:commentReference w:id="51"/>
      </w:r>
      <w:r w:rsidR="00D67268">
        <w:rPr>
          <w:rFonts w:ascii="Times New Roman" w:hAnsi="Times New Roman" w:cs="Times New Roman"/>
        </w:rPr>
        <w:t xml:space="preserve">Due to the design of the app’s data filtering process, </w:t>
      </w:r>
      <w:r w:rsidR="00B955F6">
        <w:rPr>
          <w:rFonts w:ascii="Times New Roman" w:hAnsi="Times New Roman" w:cs="Times New Roman"/>
        </w:rPr>
        <w:t xml:space="preserve">the </w:t>
      </w:r>
      <w:r w:rsidR="00D67268">
        <w:rPr>
          <w:rFonts w:ascii="Times New Roman" w:hAnsi="Times New Roman" w:cs="Times New Roman"/>
        </w:rPr>
        <w:t xml:space="preserve">additional data filtering and handling </w:t>
      </w:r>
      <w:r w:rsidR="008D7955">
        <w:rPr>
          <w:rFonts w:ascii="Times New Roman" w:hAnsi="Times New Roman" w:cs="Times New Roman"/>
        </w:rPr>
        <w:t xml:space="preserve">capabilities </w:t>
      </w:r>
      <w:r w:rsidR="00D67268">
        <w:rPr>
          <w:rFonts w:ascii="Times New Roman" w:hAnsi="Times New Roman" w:cs="Times New Roman"/>
        </w:rPr>
        <w:t xml:space="preserve">needed </w:t>
      </w:r>
      <w:r w:rsidR="00C64F5F">
        <w:rPr>
          <w:rFonts w:ascii="Times New Roman" w:hAnsi="Times New Roman" w:cs="Times New Roman"/>
        </w:rPr>
        <w:t xml:space="preserve">to filter </w:t>
      </w:r>
      <w:r w:rsidR="00D67268">
        <w:rPr>
          <w:rFonts w:ascii="Times New Roman" w:hAnsi="Times New Roman" w:cs="Times New Roman"/>
        </w:rPr>
        <w:t xml:space="preserve">ImageCollections </w:t>
      </w:r>
      <w:r w:rsidR="008D7955">
        <w:rPr>
          <w:rFonts w:ascii="Times New Roman" w:hAnsi="Times New Roman" w:cs="Times New Roman"/>
        </w:rPr>
        <w:t>with</w:t>
      </w:r>
      <w:r w:rsidR="00D67268">
        <w:rPr>
          <w:rFonts w:ascii="Times New Roman" w:hAnsi="Times New Roman" w:cs="Times New Roman"/>
        </w:rPr>
        <w:t xml:space="preserve"> additional properties</w:t>
      </w:r>
      <w:r w:rsidR="00180679">
        <w:rPr>
          <w:rFonts w:ascii="Times New Roman" w:hAnsi="Times New Roman" w:cs="Times New Roman"/>
        </w:rPr>
        <w:t xml:space="preserve"> </w:t>
      </w:r>
      <w:r w:rsidR="00C64F5F">
        <w:rPr>
          <w:rFonts w:ascii="Times New Roman" w:hAnsi="Times New Roman" w:cs="Times New Roman"/>
        </w:rPr>
        <w:t>or FeatureCollections are</w:t>
      </w:r>
      <w:r w:rsidR="00180679">
        <w:rPr>
          <w:rFonts w:ascii="Times New Roman" w:hAnsi="Times New Roman" w:cs="Times New Roman"/>
        </w:rPr>
        <w:t xml:space="preserve"> </w:t>
      </w:r>
      <w:r w:rsidR="00C64F5F">
        <w:rPr>
          <w:rFonts w:ascii="Times New Roman" w:hAnsi="Times New Roman" w:cs="Times New Roman"/>
        </w:rPr>
        <w:t>absent</w:t>
      </w:r>
      <w:r w:rsidR="00D67268">
        <w:rPr>
          <w:rFonts w:ascii="Times New Roman" w:hAnsi="Times New Roman" w:cs="Times New Roman"/>
        </w:rPr>
        <w:t>.</w:t>
      </w:r>
      <w:r w:rsidR="00DD5567">
        <w:rPr>
          <w:rFonts w:ascii="Times New Roman" w:hAnsi="Times New Roman" w:cs="Times New Roman"/>
        </w:rPr>
        <w:t xml:space="preserve"> </w:t>
      </w:r>
      <w:r w:rsidR="00D67268">
        <w:rPr>
          <w:rFonts w:ascii="Times New Roman" w:hAnsi="Times New Roman" w:cs="Times New Roman"/>
        </w:rPr>
        <w:t>A</w:t>
      </w:r>
      <w:r w:rsidR="002D5623">
        <w:rPr>
          <w:rFonts w:ascii="Times New Roman" w:hAnsi="Times New Roman" w:cs="Times New Roman"/>
        </w:rPr>
        <w:t>cceptable ImageCollections require s</w:t>
      </w:r>
      <w:r w:rsidR="00CD6879" w:rsidRPr="0039080D">
        <w:rPr>
          <w:rFonts w:ascii="Times New Roman" w:hAnsi="Times New Roman" w:cs="Times New Roman"/>
        </w:rPr>
        <w:t xml:space="preserve">tart and end </w:t>
      </w:r>
      <w:r w:rsidR="00681B92">
        <w:rPr>
          <w:rFonts w:ascii="Times New Roman" w:hAnsi="Times New Roman" w:cs="Times New Roman"/>
        </w:rPr>
        <w:t>date</w:t>
      </w:r>
      <w:r w:rsidR="002D5623">
        <w:rPr>
          <w:rFonts w:ascii="Times New Roman" w:hAnsi="Times New Roman" w:cs="Times New Roman"/>
        </w:rPr>
        <w:t>s,</w:t>
      </w:r>
      <w:r w:rsidR="00430161">
        <w:rPr>
          <w:rFonts w:ascii="Times New Roman" w:hAnsi="Times New Roman" w:cs="Times New Roman"/>
        </w:rPr>
        <w:t xml:space="preserve"> which can be either the dataset’s entire availability or a specified time frame</w:t>
      </w:r>
      <w:r w:rsidR="00DE71CB" w:rsidRPr="0039080D">
        <w:rPr>
          <w:rFonts w:ascii="Times New Roman" w:hAnsi="Times New Roman" w:cs="Times New Roman"/>
        </w:rPr>
        <w:t>.</w:t>
      </w:r>
      <w:r w:rsidR="00D67268">
        <w:rPr>
          <w:rFonts w:ascii="Times New Roman" w:hAnsi="Times New Roman" w:cs="Times New Roman"/>
        </w:rPr>
        <w:t xml:space="preserve"> Images do not require time filters due to their single image propertry.</w:t>
      </w:r>
      <w:r w:rsidR="00DE71CB" w:rsidRPr="0039080D">
        <w:rPr>
          <w:rFonts w:ascii="Times New Roman" w:hAnsi="Times New Roman" w:cs="Times New Roman"/>
        </w:rPr>
        <w:t xml:space="preserve"> </w:t>
      </w:r>
      <w:r w:rsidR="00D67268">
        <w:rPr>
          <w:rFonts w:ascii="Times New Roman" w:hAnsi="Times New Roman" w:cs="Times New Roman"/>
        </w:rPr>
        <w:t xml:space="preserve">Information about a dataset’s </w:t>
      </w:r>
      <w:r w:rsidR="00A3649F">
        <w:rPr>
          <w:rFonts w:ascii="Times New Roman" w:hAnsi="Times New Roman" w:cs="Times New Roman"/>
        </w:rPr>
        <w:t xml:space="preserve">classification as an Image, ImageCollection, or FeatureCollection, </w:t>
      </w:r>
      <w:r w:rsidR="00A03E2C">
        <w:rPr>
          <w:rFonts w:ascii="Times New Roman" w:hAnsi="Times New Roman" w:cs="Times New Roman"/>
        </w:rPr>
        <w:t xml:space="preserve">its </w:t>
      </w:r>
      <w:r w:rsidR="00A3649F">
        <w:rPr>
          <w:rFonts w:ascii="Times New Roman" w:hAnsi="Times New Roman" w:cs="Times New Roman"/>
        </w:rPr>
        <w:t xml:space="preserve">temporal availability, and </w:t>
      </w:r>
      <w:r w:rsidR="00A03E2C">
        <w:rPr>
          <w:rFonts w:ascii="Times New Roman" w:hAnsi="Times New Roman" w:cs="Times New Roman"/>
        </w:rPr>
        <w:t xml:space="preserve">additional image properties can be found on the dataset’s GEE documentation page. The link to the documentation is conveniently provided </w:t>
      </w:r>
      <w:r w:rsidR="008D7955">
        <w:rPr>
          <w:rFonts w:ascii="Times New Roman" w:hAnsi="Times New Roman" w:cs="Times New Roman"/>
        </w:rPr>
        <w:t>once</w:t>
      </w:r>
      <w:r w:rsidR="00A03E2C">
        <w:rPr>
          <w:rFonts w:ascii="Times New Roman" w:hAnsi="Times New Roman" w:cs="Times New Roman"/>
        </w:rPr>
        <w:t xml:space="preserve"> </w:t>
      </w:r>
      <w:r w:rsidR="008D7955">
        <w:rPr>
          <w:rFonts w:ascii="Times New Roman" w:hAnsi="Times New Roman" w:cs="Times New Roman"/>
        </w:rPr>
        <w:t>a</w:t>
      </w:r>
      <w:r w:rsidR="00A03E2C">
        <w:rPr>
          <w:rFonts w:ascii="Times New Roman" w:hAnsi="Times New Roman" w:cs="Times New Roman"/>
        </w:rPr>
        <w:t xml:space="preserve"> dataset </w:t>
      </w:r>
      <w:del w:id="57" w:author="Gifford, Tyler" w:date="2026-06-17T16:03:00Z" w16du:dateUtc="2026-06-17T20:03:00Z">
        <w:r w:rsidR="00A03E2C" w:rsidDel="00B32DDD">
          <w:rPr>
            <w:rFonts w:ascii="Times New Roman" w:hAnsi="Times New Roman" w:cs="Times New Roman"/>
          </w:rPr>
          <w:delText>selected</w:delText>
        </w:r>
      </w:del>
      <w:ins w:id="58" w:author="Gifford, Tyler" w:date="2026-06-17T16:03:00Z" w16du:dateUtc="2026-06-17T20:03:00Z">
        <w:r w:rsidR="00B32DDD">
          <w:rPr>
            <w:rFonts w:ascii="Times New Roman" w:hAnsi="Times New Roman" w:cs="Times New Roman"/>
          </w:rPr>
          <w:t>is selected</w:t>
        </w:r>
      </w:ins>
      <w:r w:rsidR="00A03E2C">
        <w:rPr>
          <w:rFonts w:ascii="Times New Roman" w:hAnsi="Times New Roman" w:cs="Times New Roman"/>
        </w:rPr>
        <w:t xml:space="preserve"> from the drop-down menu.</w:t>
      </w:r>
      <w:r w:rsidR="00A908B1">
        <w:rPr>
          <w:rFonts w:ascii="Times New Roman" w:hAnsi="Times New Roman" w:cs="Times New Roman"/>
        </w:rPr>
        <w:t xml:space="preserve"> </w:t>
      </w:r>
      <w:commentRangeStart w:id="59"/>
      <w:r w:rsidR="00A908B1">
        <w:rPr>
          <w:rFonts w:ascii="Times New Roman" w:hAnsi="Times New Roman" w:cs="Times New Roman"/>
        </w:rPr>
        <w:t xml:space="preserve">Additional limitations may exist but have not </w:t>
      </w:r>
      <w:r w:rsidR="00C910FE">
        <w:rPr>
          <w:rFonts w:ascii="Times New Roman" w:hAnsi="Times New Roman" w:cs="Times New Roman"/>
        </w:rPr>
        <w:t xml:space="preserve">yet </w:t>
      </w:r>
      <w:r w:rsidR="00A908B1">
        <w:rPr>
          <w:rFonts w:ascii="Times New Roman" w:hAnsi="Times New Roman" w:cs="Times New Roman"/>
        </w:rPr>
        <w:t>been identified.</w:t>
      </w:r>
      <w:commentRangeEnd w:id="59"/>
      <w:r w:rsidR="00B32DDD">
        <w:rPr>
          <w:rStyle w:val="CommentReference"/>
          <w:rFonts w:ascii="Times New Roman" w:hAnsi="Times New Roman" w:cs="Times New Roman"/>
          <w:sz w:val="24"/>
          <w:szCs w:val="24"/>
        </w:rPr>
        <w:commentReference w:id="59"/>
      </w:r>
    </w:p>
    <w:p w14:paraId="60A9537F" w14:textId="5AA7319B" w:rsidR="00FF7E36" w:rsidRPr="0039080D" w:rsidRDefault="00D04FC2" w:rsidP="00CE037C">
      <w:pPr>
        <w:ind w:firstLine="720"/>
        <w:rPr>
          <w:rFonts w:ascii="Times New Roman" w:hAnsi="Times New Roman" w:cs="Times New Roman"/>
        </w:rPr>
      </w:pPr>
      <w:r w:rsidRPr="0039080D">
        <w:rPr>
          <w:rFonts w:ascii="Times New Roman" w:hAnsi="Times New Roman" w:cs="Times New Roman"/>
        </w:rPr>
        <w:t>Two point-extraction modules</w:t>
      </w:r>
      <w:r w:rsidR="00C910FE">
        <w:rPr>
          <w:rFonts w:ascii="Times New Roman" w:hAnsi="Times New Roman" w:cs="Times New Roman"/>
        </w:rPr>
        <w:t xml:space="preserve"> that follow this general framework</w:t>
      </w:r>
      <w:r w:rsidRPr="0039080D">
        <w:rPr>
          <w:rFonts w:ascii="Times New Roman" w:hAnsi="Times New Roman" w:cs="Times New Roman"/>
        </w:rPr>
        <w:t xml:space="preserve"> were created</w:t>
      </w:r>
      <w:r w:rsidR="003A65B3" w:rsidRPr="0039080D">
        <w:rPr>
          <w:rFonts w:ascii="Times New Roman" w:hAnsi="Times New Roman" w:cs="Times New Roman"/>
        </w:rPr>
        <w:t xml:space="preserve">: </w:t>
      </w:r>
      <w:r w:rsidRPr="0039080D">
        <w:rPr>
          <w:rFonts w:ascii="Times New Roman" w:hAnsi="Times New Roman" w:cs="Times New Roman"/>
          <w:i/>
          <w:iCs/>
        </w:rPr>
        <w:t>point_extraction</w:t>
      </w:r>
      <w:r w:rsidRPr="0039080D">
        <w:rPr>
          <w:rFonts w:ascii="Times New Roman" w:hAnsi="Times New Roman" w:cs="Times New Roman"/>
        </w:rPr>
        <w:t xml:space="preserve"> and </w:t>
      </w:r>
      <w:r w:rsidRPr="0039080D">
        <w:rPr>
          <w:rFonts w:ascii="Times New Roman" w:hAnsi="Times New Roman" w:cs="Times New Roman"/>
          <w:i/>
          <w:iCs/>
        </w:rPr>
        <w:t>aggregated_point_extraction</w:t>
      </w:r>
      <w:r w:rsidR="002F631B">
        <w:rPr>
          <w:rFonts w:ascii="Times New Roman" w:hAnsi="Times New Roman" w:cs="Times New Roman"/>
          <w:i/>
          <w:iCs/>
        </w:rPr>
        <w:t>.</w:t>
      </w:r>
      <w:r w:rsidRPr="0039080D">
        <w:rPr>
          <w:rFonts w:ascii="Times New Roman" w:hAnsi="Times New Roman" w:cs="Times New Roman"/>
        </w:rPr>
        <w:t xml:space="preserve"> Both modules perform the </w:t>
      </w:r>
      <w:r w:rsidR="0076701B" w:rsidRPr="0039080D">
        <w:rPr>
          <w:rFonts w:ascii="Times New Roman" w:hAnsi="Times New Roman" w:cs="Times New Roman"/>
        </w:rPr>
        <w:t>same extraction process but differ in aggregation technique.</w:t>
      </w:r>
      <w:r w:rsidR="000E192F" w:rsidRPr="0039080D">
        <w:rPr>
          <w:rFonts w:ascii="Times New Roman" w:hAnsi="Times New Roman" w:cs="Times New Roman"/>
        </w:rPr>
        <w:t xml:space="preserve"> </w:t>
      </w:r>
      <w:r w:rsidR="002F631B">
        <w:rPr>
          <w:rFonts w:ascii="Times New Roman" w:hAnsi="Times New Roman" w:cs="Times New Roman"/>
          <w:i/>
          <w:iCs/>
        </w:rPr>
        <w:t>point_extraction</w:t>
      </w:r>
      <w:r w:rsidR="000E192F" w:rsidRPr="0039080D">
        <w:rPr>
          <w:rFonts w:ascii="Times New Roman" w:hAnsi="Times New Roman" w:cs="Times New Roman"/>
          <w:i/>
          <w:iCs/>
        </w:rPr>
        <w:t xml:space="preserve"> </w:t>
      </w:r>
      <w:r w:rsidR="000E192F" w:rsidRPr="0039080D">
        <w:rPr>
          <w:rFonts w:ascii="Times New Roman" w:hAnsi="Times New Roman" w:cs="Times New Roman"/>
        </w:rPr>
        <w:t xml:space="preserve">returns the extracted data for each coordinate uploaded, whereas </w:t>
      </w:r>
      <w:commentRangeStart w:id="60"/>
      <w:r w:rsidR="002F631B">
        <w:rPr>
          <w:rFonts w:ascii="Times New Roman" w:hAnsi="Times New Roman" w:cs="Times New Roman"/>
          <w:i/>
          <w:iCs/>
        </w:rPr>
        <w:t>aggregated_point_extraction</w:t>
      </w:r>
      <w:r w:rsidR="000E192F" w:rsidRPr="0039080D">
        <w:rPr>
          <w:rFonts w:ascii="Times New Roman" w:hAnsi="Times New Roman" w:cs="Times New Roman"/>
        </w:rPr>
        <w:t xml:space="preserve"> </w:t>
      </w:r>
      <w:commentRangeEnd w:id="60"/>
      <w:r w:rsidR="00865198" w:rsidRPr="0039080D">
        <w:rPr>
          <w:rStyle w:val="CommentReference"/>
          <w:rFonts w:ascii="Times New Roman" w:hAnsi="Times New Roman" w:cs="Times New Roman"/>
          <w:sz w:val="24"/>
          <w:szCs w:val="24"/>
        </w:rPr>
        <w:commentReference w:id="60"/>
      </w:r>
      <w:r w:rsidR="000E192F" w:rsidRPr="0039080D">
        <w:rPr>
          <w:rFonts w:ascii="Times New Roman" w:hAnsi="Times New Roman" w:cs="Times New Roman"/>
        </w:rPr>
        <w:t>extracts the pixel values then averages over shared plot IDs.</w:t>
      </w:r>
      <w:r w:rsidR="00C524FC" w:rsidRPr="0039080D">
        <w:rPr>
          <w:rFonts w:ascii="Times New Roman" w:hAnsi="Times New Roman" w:cs="Times New Roman"/>
        </w:rPr>
        <w:t xml:space="preserve"> The difference between returned results is demonstrated in</w:t>
      </w:r>
      <w:r w:rsidR="00321BCF">
        <w:rPr>
          <w:rFonts w:ascii="Times New Roman" w:hAnsi="Times New Roman" w:cs="Times New Roman"/>
        </w:rPr>
        <w:t xml:space="preserve"> </w:t>
      </w:r>
      <w:r w:rsidR="00321BCF">
        <w:rPr>
          <w:rFonts w:ascii="Times New Roman" w:hAnsi="Times New Roman" w:cs="Times New Roman"/>
        </w:rPr>
        <w:fldChar w:fldCharType="begin"/>
      </w:r>
      <w:r w:rsidR="00321BCF">
        <w:rPr>
          <w:rFonts w:ascii="Times New Roman" w:hAnsi="Times New Roman" w:cs="Times New Roman"/>
        </w:rPr>
        <w:instrText xml:space="preserve"> REF _Ref226027856 \h </w:instrText>
      </w:r>
      <w:r w:rsidR="00321BCF">
        <w:rPr>
          <w:rFonts w:ascii="Times New Roman" w:hAnsi="Times New Roman" w:cs="Times New Roman"/>
        </w:rPr>
      </w:r>
      <w:r w:rsidR="00321BCF">
        <w:rPr>
          <w:rFonts w:ascii="Times New Roman" w:hAnsi="Times New Roman" w:cs="Times New Roman"/>
        </w:rPr>
        <w:fldChar w:fldCharType="separate"/>
      </w:r>
      <w:r w:rsidR="00321BCF">
        <w:t xml:space="preserve">Figure </w:t>
      </w:r>
      <w:r w:rsidR="00321BCF">
        <w:rPr>
          <w:noProof/>
        </w:rPr>
        <w:t>2</w:t>
      </w:r>
      <w:r w:rsidR="00321BCF">
        <w:rPr>
          <w:rFonts w:ascii="Times New Roman" w:hAnsi="Times New Roman" w:cs="Times New Roman"/>
        </w:rPr>
        <w:fldChar w:fldCharType="end"/>
      </w:r>
      <w:r w:rsidR="00D76A1E" w:rsidRPr="0039080D">
        <w:rPr>
          <w:rFonts w:ascii="Times New Roman" w:hAnsi="Times New Roman" w:cs="Times New Roman"/>
        </w:rPr>
        <w:t>.</w:t>
      </w:r>
      <w:r w:rsidR="00CE037C">
        <w:rPr>
          <w:rFonts w:ascii="Times New Roman" w:hAnsi="Times New Roman" w:cs="Times New Roman"/>
        </w:rPr>
        <w:t xml:space="preserve"> </w:t>
      </w:r>
      <w:commentRangeStart w:id="61"/>
      <w:commentRangeStart w:id="62"/>
      <w:r w:rsidR="00FF7E36" w:rsidRPr="0039080D">
        <w:rPr>
          <w:rFonts w:ascii="Times New Roman" w:hAnsi="Times New Roman" w:cs="Times New Roman"/>
        </w:rPr>
        <w:t>The following script is used to initialize GEE and load the point extraction modules</w:t>
      </w:r>
      <w:r w:rsidR="00053F06" w:rsidRPr="0039080D">
        <w:rPr>
          <w:rFonts w:ascii="Times New Roman" w:hAnsi="Times New Roman" w:cs="Times New Roman"/>
        </w:rPr>
        <w:t>:</w:t>
      </w:r>
    </w:p>
    <w:p w14:paraId="2A1539C7" w14:textId="75093154"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import ee</w:t>
      </w:r>
    </w:p>
    <w:p w14:paraId="0B5656DF" w14:textId="4B1C7B38"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Initialize Earth Engine</w:t>
      </w:r>
    </w:p>
    <w:p w14:paraId="0A4F58BF" w14:textId="528DF335"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ee.Authenticate()</w:t>
      </w:r>
    </w:p>
    <w:p w14:paraId="22FB7EE9" w14:textId="6C0F9409"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ee.Initialize(project="[your project name]")</w:t>
      </w:r>
    </w:p>
    <w:p w14:paraId="60310A2D" w14:textId="7479FFDC"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For non-aggregated point extraction</w:t>
      </w:r>
      <w:r w:rsidR="002F631B">
        <w:rPr>
          <w:rFonts w:ascii="Lucida Sans Typewriter" w:hAnsi="Lucida Sans Typewriter" w:cs="Times New Roman"/>
          <w:i/>
          <w:iCs/>
          <w:color w:val="EE0000"/>
          <w:sz w:val="20"/>
          <w:szCs w:val="20"/>
        </w:rPr>
        <w:t xml:space="preserve"> (point_extraction)</w:t>
      </w:r>
    </w:p>
    <w:p w14:paraId="546054EF" w14:textId="5FE29459" w:rsidR="00053F06" w:rsidRPr="009C51AD" w:rsidRDefault="00053F06" w:rsidP="00E11C9D">
      <w:pPr>
        <w:spacing w:line="240" w:lineRule="auto"/>
        <w:rPr>
          <w:rFonts w:ascii="Lucida Sans Typewriter" w:hAnsi="Lucida Sans Typewriter" w:cs="Times New Roman"/>
          <w:i/>
          <w:iCs/>
          <w:sz w:val="20"/>
          <w:szCs w:val="20"/>
        </w:rPr>
      </w:pPr>
      <w:r w:rsidRPr="009C51AD">
        <w:rPr>
          <w:rFonts w:ascii="Lucida Sans Typewriter" w:hAnsi="Lucida Sans Typewriter" w:cs="Times New Roman"/>
          <w:i/>
          <w:iCs/>
          <w:sz w:val="20"/>
          <w:szCs w:val="20"/>
        </w:rPr>
        <w:t>import skiba.point_extraction as spe</w:t>
      </w:r>
    </w:p>
    <w:p w14:paraId="0EA746F1" w14:textId="7E39EE99" w:rsidR="00053F06" w:rsidRPr="009C51AD" w:rsidRDefault="00053F06" w:rsidP="00E11C9D">
      <w:pPr>
        <w:spacing w:line="240" w:lineRule="auto"/>
        <w:rPr>
          <w:rFonts w:ascii="Lucida Sans Typewriter" w:hAnsi="Lucida Sans Typewriter" w:cs="Times New Roman"/>
          <w:i/>
          <w:iCs/>
          <w:sz w:val="20"/>
          <w:szCs w:val="20"/>
        </w:rPr>
      </w:pPr>
      <w:r w:rsidRPr="009C51AD">
        <w:rPr>
          <w:rFonts w:ascii="Lucida Sans Typewriter" w:hAnsi="Lucida Sans Typewriter" w:cs="Times New Roman"/>
          <w:i/>
          <w:iCs/>
          <w:sz w:val="20"/>
          <w:szCs w:val="20"/>
        </w:rPr>
        <w:t>point = spe.PointExtraction().vbox</w:t>
      </w:r>
    </w:p>
    <w:p w14:paraId="42595787" w14:textId="7BAA4547"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point</w:t>
      </w:r>
    </w:p>
    <w:p w14:paraId="59E27B20" w14:textId="2B4A904B" w:rsidR="00053F06" w:rsidRPr="00041983" w:rsidRDefault="00053F06" w:rsidP="00E11C9D">
      <w:pPr>
        <w:spacing w:line="240" w:lineRule="auto"/>
        <w:rPr>
          <w:rFonts w:ascii="Lucida Sans Typewriter" w:hAnsi="Lucida Sans Typewriter" w:cs="Times New Roman"/>
          <w:i/>
          <w:iCs/>
          <w:color w:val="EE0000"/>
          <w:sz w:val="20"/>
          <w:szCs w:val="20"/>
        </w:rPr>
      </w:pPr>
      <w:r w:rsidRPr="00041983">
        <w:rPr>
          <w:rFonts w:ascii="Lucida Sans Typewriter" w:hAnsi="Lucida Sans Typewriter" w:cs="Times New Roman"/>
          <w:i/>
          <w:iCs/>
          <w:color w:val="EE0000"/>
          <w:sz w:val="20"/>
          <w:szCs w:val="20"/>
        </w:rPr>
        <w:t># For aggregated point extraction</w:t>
      </w:r>
      <w:r w:rsidR="008D7955">
        <w:rPr>
          <w:rFonts w:ascii="Lucida Sans Typewriter" w:hAnsi="Lucida Sans Typewriter" w:cs="Times New Roman"/>
          <w:i/>
          <w:iCs/>
          <w:color w:val="EE0000"/>
          <w:sz w:val="20"/>
          <w:szCs w:val="20"/>
        </w:rPr>
        <w:t xml:space="preserve"> (</w:t>
      </w:r>
      <w:r w:rsidR="002F631B">
        <w:rPr>
          <w:rFonts w:ascii="Lucida Sans Typewriter" w:hAnsi="Lucida Sans Typewriter" w:cs="Times New Roman"/>
          <w:i/>
          <w:iCs/>
          <w:color w:val="EE0000"/>
          <w:sz w:val="20"/>
          <w:szCs w:val="20"/>
        </w:rPr>
        <w:t>aggregated_point_extraction</w:t>
      </w:r>
      <w:r w:rsidR="008D7955">
        <w:rPr>
          <w:rFonts w:ascii="Lucida Sans Typewriter" w:hAnsi="Lucida Sans Typewriter" w:cs="Times New Roman"/>
          <w:i/>
          <w:iCs/>
          <w:color w:val="EE0000"/>
          <w:sz w:val="20"/>
          <w:szCs w:val="20"/>
        </w:rPr>
        <w:t>)</w:t>
      </w:r>
    </w:p>
    <w:p w14:paraId="609A694B" w14:textId="0B389C8D"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import skiba.aggregated_point_extraction as sape</w:t>
      </w:r>
    </w:p>
    <w:p w14:paraId="1EC646F4" w14:textId="53239846" w:rsidR="00053F06" w:rsidRPr="00041983" w:rsidRDefault="00053F06" w:rsidP="00E11C9D">
      <w:pPr>
        <w:spacing w:line="240" w:lineRule="auto"/>
        <w:rPr>
          <w:rFonts w:ascii="Lucida Sans Typewriter" w:hAnsi="Lucida Sans Typewriter" w:cs="Times New Roman"/>
          <w:i/>
          <w:iCs/>
          <w:sz w:val="20"/>
          <w:szCs w:val="20"/>
        </w:rPr>
      </w:pPr>
      <w:r w:rsidRPr="00041983">
        <w:rPr>
          <w:rFonts w:ascii="Lucida Sans Typewriter" w:hAnsi="Lucida Sans Typewriter" w:cs="Times New Roman"/>
          <w:i/>
          <w:iCs/>
          <w:sz w:val="20"/>
          <w:szCs w:val="20"/>
        </w:rPr>
        <w:t>agg = sape.AggregatedPointExtraction().vbox</w:t>
      </w:r>
    </w:p>
    <w:p w14:paraId="4CC1AA9D" w14:textId="08E9F6CE" w:rsidR="00CE037C" w:rsidRPr="00AD4C8A" w:rsidRDefault="00053F06" w:rsidP="00AD4C8A">
      <w:pPr>
        <w:spacing w:line="240" w:lineRule="auto"/>
        <w:rPr>
          <w:rFonts w:ascii="Lucida Sans Typewriter" w:hAnsi="Lucida Sans Typewriter" w:cs="Times New Roman"/>
          <w:sz w:val="20"/>
          <w:szCs w:val="20"/>
        </w:rPr>
      </w:pPr>
      <w:r w:rsidRPr="00041983">
        <w:rPr>
          <w:rFonts w:ascii="Lucida Sans Typewriter" w:hAnsi="Lucida Sans Typewriter" w:cs="Times New Roman"/>
          <w:i/>
          <w:iCs/>
          <w:sz w:val="20"/>
          <w:szCs w:val="20"/>
        </w:rPr>
        <w:t>agg</w:t>
      </w:r>
      <w:commentRangeEnd w:id="61"/>
      <w:r w:rsidR="003E0F29" w:rsidRPr="00AD4C8A">
        <w:rPr>
          <w:rStyle w:val="CommentReference"/>
          <w:rFonts w:ascii="Lucida Sans Typewriter" w:hAnsi="Lucida Sans Typewriter" w:cs="Times New Roman"/>
          <w:sz w:val="20"/>
          <w:szCs w:val="20"/>
        </w:rPr>
        <w:commentReference w:id="61"/>
      </w:r>
      <w:commentRangeEnd w:id="62"/>
      <w:r w:rsidR="003E0F29" w:rsidRPr="00AD4C8A">
        <w:rPr>
          <w:rStyle w:val="CommentReference"/>
          <w:rFonts w:ascii="Lucida Sans Typewriter" w:hAnsi="Lucida Sans Typewriter" w:cs="Times New Roman"/>
          <w:sz w:val="20"/>
          <w:szCs w:val="20"/>
        </w:rPr>
        <w:commentReference w:id="62"/>
      </w:r>
    </w:p>
    <w:p w14:paraId="035A2DC4" w14:textId="57185523" w:rsidR="00CE037C" w:rsidRDefault="00225B11" w:rsidP="0004003D">
      <w:pPr>
        <w:rPr>
          <w:rFonts w:ascii="Times New Roman" w:hAnsi="Times New Roman" w:cs="Times New Roman"/>
        </w:rPr>
      </w:pPr>
      <w:r w:rsidRPr="0039080D">
        <w:rPr>
          <w:rFonts w:ascii="Times New Roman" w:hAnsi="Times New Roman" w:cs="Times New Roman"/>
        </w:rPr>
        <w:t>Coordinate Buffering Modules</w:t>
      </w:r>
    </w:p>
    <w:p w14:paraId="636C913E" w14:textId="3C64452C" w:rsidR="00363CBB" w:rsidRDefault="00E061AC" w:rsidP="00CE037C">
      <w:pPr>
        <w:ind w:firstLine="720"/>
        <w:rPr>
          <w:rFonts w:ascii="Times New Roman" w:hAnsi="Times New Roman" w:cs="Times New Roman"/>
        </w:rPr>
      </w:pPr>
      <w:r w:rsidRPr="0039080D">
        <w:rPr>
          <w:rFonts w:ascii="Times New Roman" w:hAnsi="Times New Roman" w:cs="Times New Roman"/>
        </w:rPr>
        <w:t xml:space="preserve">Users who have concerns about </w:t>
      </w:r>
      <w:r w:rsidR="00E11C9D" w:rsidRPr="0039080D">
        <w:rPr>
          <w:rFonts w:ascii="Times New Roman" w:hAnsi="Times New Roman" w:cs="Times New Roman"/>
        </w:rPr>
        <w:t>operating GEE using</w:t>
      </w:r>
      <w:r w:rsidRPr="0039080D">
        <w:rPr>
          <w:rFonts w:ascii="Times New Roman" w:hAnsi="Times New Roman" w:cs="Times New Roman"/>
        </w:rPr>
        <w:t xml:space="preserve"> sensitive plot </w:t>
      </w:r>
      <w:r w:rsidR="00411EC0">
        <w:rPr>
          <w:rFonts w:ascii="Times New Roman" w:hAnsi="Times New Roman" w:cs="Times New Roman"/>
        </w:rPr>
        <w:t>coordinates can first run their coordinates through one of two buffering approaches created to quickly generate randomized coordinates within a defined radius</w:t>
      </w:r>
      <w:ins w:id="63" w:author="Gifford, Tyler" w:date="2026-06-17T16:13:00Z" w16du:dateUtc="2026-06-17T20:13:00Z">
        <w:r w:rsidR="003E0F29">
          <w:rPr>
            <w:rFonts w:ascii="Times New Roman" w:hAnsi="Times New Roman" w:cs="Times New Roman"/>
          </w:rPr>
          <w:t>. Randomized coordinates can then be applied</w:t>
        </w:r>
      </w:ins>
      <w:del w:id="64" w:author="Gifford, Tyler" w:date="2026-06-17T16:14:00Z" w16du:dateUtc="2026-06-17T20:14:00Z">
        <w:r w:rsidR="00411EC0" w:rsidDel="003E0F29">
          <w:rPr>
            <w:rFonts w:ascii="Times New Roman" w:hAnsi="Times New Roman" w:cs="Times New Roman"/>
          </w:rPr>
          <w:delText xml:space="preserve"> to use </w:delText>
        </w:r>
      </w:del>
      <w:r w:rsidR="00411EC0">
        <w:rPr>
          <w:rFonts w:ascii="Times New Roman" w:hAnsi="Times New Roman" w:cs="Times New Roman"/>
        </w:rPr>
        <w:t>in the point extraction modules.</w:t>
      </w:r>
      <w:r w:rsidRPr="0039080D">
        <w:rPr>
          <w:rFonts w:ascii="Times New Roman" w:hAnsi="Times New Roman" w:cs="Times New Roman"/>
        </w:rPr>
        <w:t xml:space="preserve"> </w:t>
      </w:r>
      <w:r w:rsidR="0080433F" w:rsidRPr="0039080D">
        <w:rPr>
          <w:rFonts w:ascii="Times New Roman" w:hAnsi="Times New Roman" w:cs="Times New Roman"/>
        </w:rPr>
        <w:t xml:space="preserve">The buffering modules </w:t>
      </w:r>
      <w:r w:rsidR="00411EC0">
        <w:rPr>
          <w:rFonts w:ascii="Times New Roman" w:hAnsi="Times New Roman" w:cs="Times New Roman"/>
        </w:rPr>
        <w:t>are called</w:t>
      </w:r>
      <w:r w:rsidR="0080433F" w:rsidRPr="0039080D">
        <w:rPr>
          <w:rFonts w:ascii="Times New Roman" w:hAnsi="Times New Roman" w:cs="Times New Roman"/>
        </w:rPr>
        <w:t xml:space="preserve"> separately </w:t>
      </w:r>
      <w:r w:rsidR="00411EC0">
        <w:rPr>
          <w:rFonts w:ascii="Times New Roman" w:hAnsi="Times New Roman" w:cs="Times New Roman"/>
        </w:rPr>
        <w:t xml:space="preserve">from </w:t>
      </w:r>
      <w:r w:rsidR="0080433F" w:rsidRPr="0039080D">
        <w:rPr>
          <w:rFonts w:ascii="Times New Roman" w:hAnsi="Times New Roman" w:cs="Times New Roman"/>
        </w:rPr>
        <w:t xml:space="preserve">the point extraction modules, and as </w:t>
      </w:r>
      <w:r w:rsidR="00363CBB">
        <w:rPr>
          <w:rFonts w:ascii="Times New Roman" w:hAnsi="Times New Roman" w:cs="Times New Roman"/>
        </w:rPr>
        <w:t>they</w:t>
      </w:r>
      <w:r w:rsidR="0080433F" w:rsidRPr="0039080D">
        <w:rPr>
          <w:rFonts w:ascii="Times New Roman" w:hAnsi="Times New Roman" w:cs="Times New Roman"/>
        </w:rPr>
        <w:t xml:space="preserve"> do not initialize GEE, coordinates are </w:t>
      </w:r>
      <w:r w:rsidR="00363CBB">
        <w:rPr>
          <w:rFonts w:ascii="Times New Roman" w:hAnsi="Times New Roman" w:cs="Times New Roman"/>
        </w:rPr>
        <w:t>hidden from</w:t>
      </w:r>
      <w:r w:rsidR="0080433F" w:rsidRPr="0039080D">
        <w:rPr>
          <w:rFonts w:ascii="Times New Roman" w:hAnsi="Times New Roman" w:cs="Times New Roman"/>
        </w:rPr>
        <w:t xml:space="preserve"> GEE. </w:t>
      </w:r>
      <w:r w:rsidR="009C7CA6">
        <w:rPr>
          <w:rFonts w:ascii="Times New Roman" w:hAnsi="Times New Roman" w:cs="Times New Roman"/>
        </w:rPr>
        <w:t>Like the point extraction modules, these buffering modules only require two steps:</w:t>
      </w:r>
      <w:r w:rsidR="00363CBB" w:rsidRPr="00363CBB">
        <w:rPr>
          <w:rFonts w:ascii="Times New Roman" w:hAnsi="Times New Roman" w:cs="Times New Roman"/>
        </w:rPr>
        <w:t xml:space="preserve"> users provide a correctly formatted CSV file </w:t>
      </w:r>
      <w:r w:rsidR="00363CBB">
        <w:rPr>
          <w:rFonts w:ascii="Times New Roman" w:hAnsi="Times New Roman" w:cs="Times New Roman"/>
        </w:rPr>
        <w:t xml:space="preserve">of </w:t>
      </w:r>
      <w:r w:rsidR="00363CBB" w:rsidRPr="00363CBB">
        <w:rPr>
          <w:rFonts w:ascii="Times New Roman" w:hAnsi="Times New Roman" w:cs="Times New Roman"/>
        </w:rPr>
        <w:t>raw coordinates</w:t>
      </w:r>
      <w:r w:rsidR="0059314A">
        <w:rPr>
          <w:rFonts w:ascii="Times New Roman" w:hAnsi="Times New Roman" w:cs="Times New Roman"/>
        </w:rPr>
        <w:t>,</w:t>
      </w:r>
      <w:r w:rsidR="009C7CA6">
        <w:rPr>
          <w:rFonts w:ascii="Times New Roman" w:hAnsi="Times New Roman" w:cs="Times New Roman"/>
        </w:rPr>
        <w:t xml:space="preserve"> then</w:t>
      </w:r>
      <w:r w:rsidR="00363CBB" w:rsidRPr="00363CBB">
        <w:rPr>
          <w:rFonts w:ascii="Times New Roman" w:hAnsi="Times New Roman" w:cs="Times New Roman"/>
        </w:rPr>
        <w:t xml:space="preserve"> set the buffer radius</w:t>
      </w:r>
      <w:r w:rsidR="009C7CA6">
        <w:rPr>
          <w:rFonts w:ascii="Times New Roman" w:hAnsi="Times New Roman" w:cs="Times New Roman"/>
        </w:rPr>
        <w:t xml:space="preserve"> </w:t>
      </w:r>
      <w:r w:rsidR="0059314A">
        <w:rPr>
          <w:rFonts w:ascii="Times New Roman" w:hAnsi="Times New Roman" w:cs="Times New Roman"/>
        </w:rPr>
        <w:t xml:space="preserve">and optionally, the </w:t>
      </w:r>
      <w:r w:rsidR="0059314A">
        <w:rPr>
          <w:rFonts w:ascii="Times New Roman" w:hAnsi="Times New Roman" w:cs="Times New Roman"/>
        </w:rPr>
        <w:lastRenderedPageBreak/>
        <w:t>number of randomized coordinates to generate</w:t>
      </w:r>
      <w:r w:rsidR="00363CBB" w:rsidRPr="00363CBB">
        <w:rPr>
          <w:rFonts w:ascii="Times New Roman" w:hAnsi="Times New Roman" w:cs="Times New Roman"/>
        </w:rPr>
        <w:t xml:space="preserve">. </w:t>
      </w:r>
      <w:r w:rsidR="0004003D" w:rsidRPr="00363CBB">
        <w:rPr>
          <w:rFonts w:ascii="Times New Roman" w:hAnsi="Times New Roman" w:cs="Times New Roman"/>
        </w:rPr>
        <w:t xml:space="preserve">The returned dataset is returned </w:t>
      </w:r>
      <w:r w:rsidR="0004003D">
        <w:rPr>
          <w:rFonts w:ascii="Times New Roman" w:hAnsi="Times New Roman" w:cs="Times New Roman"/>
        </w:rPr>
        <w:t>correctly</w:t>
      </w:r>
      <w:r w:rsidR="0004003D" w:rsidRPr="00363CBB">
        <w:rPr>
          <w:rFonts w:ascii="Times New Roman" w:hAnsi="Times New Roman" w:cs="Times New Roman"/>
        </w:rPr>
        <w:t xml:space="preserve"> formatted for </w:t>
      </w:r>
      <w:r w:rsidR="0004003D">
        <w:rPr>
          <w:rFonts w:ascii="Times New Roman" w:hAnsi="Times New Roman" w:cs="Times New Roman"/>
        </w:rPr>
        <w:t>the</w:t>
      </w:r>
      <w:r w:rsidR="0004003D" w:rsidRPr="00363CBB">
        <w:rPr>
          <w:rFonts w:ascii="Times New Roman" w:hAnsi="Times New Roman" w:cs="Times New Roman"/>
        </w:rPr>
        <w:t xml:space="preserve"> point extraction modules with the original coordinates removed.</w:t>
      </w:r>
    </w:p>
    <w:p w14:paraId="61E3EE1D" w14:textId="39F8E864" w:rsidR="00363CBB" w:rsidRDefault="00363CBB" w:rsidP="009C7CA6">
      <w:pPr>
        <w:ind w:firstLine="720"/>
        <w:rPr>
          <w:rFonts w:ascii="Times New Roman" w:hAnsi="Times New Roman" w:cs="Times New Roman"/>
        </w:rPr>
      </w:pPr>
      <w:r w:rsidRPr="00363CBB">
        <w:rPr>
          <w:rFonts w:ascii="Times New Roman" w:hAnsi="Times New Roman" w:cs="Times New Roman"/>
        </w:rPr>
        <w:t xml:space="preserve">Two modules were created to buffer sensitive coordinates. Both modules follow the same randomization process: </w:t>
      </w:r>
      <w:commentRangeStart w:id="65"/>
      <w:commentRangeStart w:id="66"/>
      <w:r w:rsidRPr="00363CBB">
        <w:rPr>
          <w:rFonts w:ascii="Times New Roman" w:hAnsi="Times New Roman" w:cs="Times New Roman"/>
        </w:rPr>
        <w:t xml:space="preserve">buffered coordinates generated at a randomized angle and distance within </w:t>
      </w:r>
      <w:commentRangeEnd w:id="65"/>
      <w:r w:rsidR="0053622E" w:rsidRPr="0039080D">
        <w:rPr>
          <w:rStyle w:val="CommentReference"/>
          <w:rFonts w:ascii="Times New Roman" w:hAnsi="Times New Roman" w:cs="Times New Roman"/>
          <w:noProof/>
          <w:sz w:val="24"/>
          <w:szCs w:val="24"/>
        </w:rPr>
        <w:commentReference w:id="65"/>
      </w:r>
      <w:commentRangeEnd w:id="66"/>
      <w:r w:rsidR="001D5E93" w:rsidRPr="0039080D">
        <w:rPr>
          <w:rStyle w:val="CommentReference"/>
          <w:rFonts w:ascii="Times New Roman" w:hAnsi="Times New Roman" w:cs="Times New Roman"/>
          <w:noProof/>
          <w:sz w:val="24"/>
          <w:szCs w:val="24"/>
        </w:rPr>
        <w:commentReference w:id="66"/>
      </w:r>
      <w:r w:rsidR="00AD4C8A" w:rsidRPr="0039080D">
        <w:rPr>
          <w:rFonts w:ascii="Times New Roman" w:hAnsi="Times New Roman" w:cs="Times New Roman"/>
          <w:noProof/>
        </w:rPr>
        <mc:AlternateContent>
          <mc:Choice Requires="wpg">
            <w:drawing>
              <wp:anchor distT="0" distB="0" distL="114300" distR="114300" simplePos="0" relativeHeight="251675648" behindDoc="0" locked="0" layoutInCell="1" allowOverlap="1" wp14:anchorId="614B9A87" wp14:editId="286B726B">
                <wp:simplePos x="0" y="0"/>
                <wp:positionH relativeFrom="margin">
                  <wp:align>right</wp:align>
                </wp:positionH>
                <wp:positionV relativeFrom="margin">
                  <wp:align>top</wp:align>
                </wp:positionV>
                <wp:extent cx="5895975" cy="2562225"/>
                <wp:effectExtent l="19050" t="19050" r="28575" b="9525"/>
                <wp:wrapTopAndBottom/>
                <wp:docPr id="132888730" name="Group 13"/>
                <wp:cNvGraphicFramePr/>
                <a:graphic xmlns:a="http://schemas.openxmlformats.org/drawingml/2006/main">
                  <a:graphicData uri="http://schemas.microsoft.com/office/word/2010/wordprocessingGroup">
                    <wpg:wgp>
                      <wpg:cNvGrpSpPr/>
                      <wpg:grpSpPr>
                        <a:xfrm>
                          <a:off x="0" y="0"/>
                          <a:ext cx="5895975" cy="2562225"/>
                          <a:chOff x="0" y="0"/>
                          <a:chExt cx="5943600" cy="2743200"/>
                        </a:xfrm>
                      </wpg:grpSpPr>
                      <pic:pic xmlns:pic="http://schemas.openxmlformats.org/drawingml/2006/picture">
                        <pic:nvPicPr>
                          <pic:cNvPr id="331672577"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2422525"/>
                          </a:xfrm>
                          <a:prstGeom prst="rect">
                            <a:avLst/>
                          </a:prstGeom>
                          <a:ln>
                            <a:solidFill>
                              <a:schemeClr val="tx1"/>
                            </a:solidFill>
                          </a:ln>
                        </pic:spPr>
                      </pic:pic>
                      <wps:wsp>
                        <wps:cNvPr id="1899647290" name="Text Box 1"/>
                        <wps:cNvSpPr txBox="1"/>
                        <wps:spPr>
                          <a:xfrm>
                            <a:off x="0" y="2476500"/>
                            <a:ext cx="5943600" cy="266700"/>
                          </a:xfrm>
                          <a:prstGeom prst="rect">
                            <a:avLst/>
                          </a:prstGeom>
                          <a:solidFill>
                            <a:prstClr val="white"/>
                          </a:solidFill>
                          <a:ln>
                            <a:noFill/>
                          </a:ln>
                        </wps:spPr>
                        <wps:txbx>
                          <w:txbxContent>
                            <w:p w14:paraId="7C899100" w14:textId="04AF7F34" w:rsidR="00430161" w:rsidRPr="00372AF6" w:rsidRDefault="00430161" w:rsidP="00430161">
                              <w:pPr>
                                <w:pStyle w:val="Caption"/>
                                <w:rPr>
                                  <w:rFonts w:ascii="Times New Roman" w:hAnsi="Times New Roman" w:cs="Times New Roman"/>
                                  <w:noProof/>
                                </w:rPr>
                              </w:pPr>
                              <w:bookmarkStart w:id="67" w:name="_Ref226115637"/>
                              <w:r>
                                <w:t xml:space="preserve">Figure </w:t>
                              </w:r>
                              <w:fldSimple w:instr=" SEQ Figure \* ARABIC ">
                                <w:r w:rsidR="003968EF">
                                  <w:rPr>
                                    <w:noProof/>
                                  </w:rPr>
                                  <w:t>4</w:t>
                                </w:r>
                              </w:fldSimple>
                              <w:bookmarkEnd w:id="67"/>
                              <w:r>
                                <w:t>: Examples of where randomized pixels may be created in pixels different from the original coordinate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4B9A87" id="_x0000_s1038" style="position:absolute;left:0;text-align:left;margin-left:413.05pt;margin-top:0;width:464.25pt;height:201.75pt;z-index:251675648;mso-position-horizontal:right;mso-position-horizontal-relative:margin;mso-position-vertical:top;mso-position-vertical-relative:margin;mso-width-relative:margin;mso-height-relative:margin" coordsize="59436,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">
                <v:shape id="Picture 1" o:spid="_x0000_s1039" type="#_x0000_t75" style="position:absolute;width:59436;height:24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" stroked="t" strokecolor="black [3213]">
                  <v:imagedata r:id="rId19" o:title=""/>
                  <v:path arrowok="t"/>
                </v:shape>
                <v:shape id="Text Box 1" o:spid="_x0000_s1040" type="#_x0000_t202" style="position:absolute;top:24765;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" stroked="f">
                  <v:textbox inset="0,0,0,0">
                    <w:txbxContent>
                      <w:p w14:paraId="7C899100" w14:textId="04AF7F34" w:rsidR="00430161" w:rsidRPr="00372AF6" w:rsidRDefault="00430161" w:rsidP="00430161">
                        <w:pPr>
                          <w:pStyle w:val="Caption"/>
                          <w:rPr>
                            <w:rFonts w:ascii="Times New Roman" w:hAnsi="Times New Roman" w:cs="Times New Roman"/>
                            <w:noProof/>
                          </w:rPr>
                        </w:pPr>
                        <w:bookmarkStart w:id="68" w:name="_Ref226115637"/>
                        <w:r>
                          <w:t xml:space="preserve">Figure </w:t>
                        </w:r>
                        <w:fldSimple w:instr=" SEQ Figure \* ARABIC ">
                          <w:r w:rsidR="003968EF">
                            <w:rPr>
                              <w:noProof/>
                            </w:rPr>
                            <w:t>4</w:t>
                          </w:r>
                        </w:fldSimple>
                        <w:bookmarkEnd w:id="68"/>
                        <w:r>
                          <w:t>: Examples of where randomized pixels may be created in pixels different from the original coordinate</w:t>
                        </w:r>
                      </w:p>
                    </w:txbxContent>
                  </v:textbox>
                </v:shape>
                <w10:wrap type="topAndBottom" anchorx="margin" anchory="margin"/>
              </v:group>
            </w:pict>
          </mc:Fallback>
        </mc:AlternateContent>
      </w:r>
      <w:r w:rsidRPr="00363CBB">
        <w:rPr>
          <w:rFonts w:ascii="Times New Roman" w:hAnsi="Times New Roman" w:cs="Times New Roman"/>
          <w:i/>
          <w:iCs/>
        </w:rPr>
        <w:t>r</w:t>
      </w:r>
      <w:r w:rsidRPr="00363CBB">
        <w:rPr>
          <w:rFonts w:ascii="Times New Roman" w:hAnsi="Times New Roman" w:cs="Times New Roman"/>
        </w:rPr>
        <w:t xml:space="preserve">. The difference between the two modules lies in how many randomized coordinates are generated, seen in </w:t>
      </w:r>
      <w:r w:rsidRPr="00363CBB">
        <w:rPr>
          <w:rFonts w:ascii="Times New Roman" w:hAnsi="Times New Roman" w:cs="Times New Roman"/>
        </w:rPr>
        <w:fldChar w:fldCharType="begin"/>
      </w:r>
      <w:r w:rsidRPr="00363CBB">
        <w:rPr>
          <w:rFonts w:ascii="Times New Roman" w:hAnsi="Times New Roman" w:cs="Times New Roman"/>
        </w:rPr>
        <w:instrText xml:space="preserve"> REF _Ref226029870 \h  \* MERGEFORMAT </w:instrText>
      </w:r>
      <w:r w:rsidRPr="00363CBB">
        <w:rPr>
          <w:rFonts w:ascii="Times New Roman" w:hAnsi="Times New Roman" w:cs="Times New Roman"/>
        </w:rPr>
      </w:r>
      <w:r w:rsidRPr="00363CBB">
        <w:rPr>
          <w:rFonts w:ascii="Times New Roman" w:hAnsi="Times New Roman" w:cs="Times New Roman"/>
        </w:rPr>
        <w:fldChar w:fldCharType="separate"/>
      </w:r>
      <w:r w:rsidR="00321BCF" w:rsidRPr="00321BCF">
        <w:rPr>
          <w:rFonts w:ascii="Times New Roman" w:hAnsi="Times New Roman" w:cs="Times New Roman"/>
        </w:rPr>
        <w:t>Figure 3</w:t>
      </w:r>
      <w:r w:rsidRPr="00363CBB">
        <w:rPr>
          <w:rFonts w:ascii="Times New Roman" w:hAnsi="Times New Roman" w:cs="Times New Roman"/>
        </w:rPr>
        <w:fldChar w:fldCharType="end"/>
      </w:r>
      <w:r w:rsidRPr="00363CBB">
        <w:rPr>
          <w:rFonts w:ascii="Times New Roman" w:hAnsi="Times New Roman" w:cs="Times New Roman"/>
        </w:rPr>
        <w:t xml:space="preserve">. </w:t>
      </w:r>
      <w:r w:rsidRPr="00363CBB">
        <w:rPr>
          <w:rFonts w:ascii="Times New Roman" w:hAnsi="Times New Roman" w:cs="Times New Roman"/>
          <w:i/>
          <w:iCs/>
        </w:rPr>
        <w:t>buffer_coordinates</w:t>
      </w:r>
      <w:r w:rsidRPr="00363CBB">
        <w:rPr>
          <w:rFonts w:ascii="Times New Roman" w:hAnsi="Times New Roman" w:cs="Times New Roman"/>
        </w:rPr>
        <w:t xml:space="preserve"> produces one randomized coordinate for each user-provided coordinate; </w:t>
      </w:r>
      <w:r w:rsidRPr="00363CBB">
        <w:rPr>
          <w:rFonts w:ascii="Times New Roman" w:hAnsi="Times New Roman" w:cs="Times New Roman"/>
          <w:i/>
          <w:iCs/>
        </w:rPr>
        <w:t>buffer_and_sample</w:t>
      </w:r>
      <w:r w:rsidRPr="00363CBB">
        <w:rPr>
          <w:rFonts w:ascii="Times New Roman" w:hAnsi="Times New Roman" w:cs="Times New Roman"/>
        </w:rPr>
        <w:t xml:space="preserve"> returns </w:t>
      </w:r>
      <w:r w:rsidRPr="00363CBB">
        <w:rPr>
          <w:rFonts w:ascii="Times New Roman" w:hAnsi="Times New Roman" w:cs="Times New Roman"/>
          <w:i/>
          <w:iCs/>
        </w:rPr>
        <w:t>n</w:t>
      </w:r>
      <w:r w:rsidRPr="00363CBB">
        <w:rPr>
          <w:rFonts w:ascii="Times New Roman" w:hAnsi="Times New Roman" w:cs="Times New Roman"/>
        </w:rPr>
        <w:t xml:space="preserve"> random coordinates for each provided coordinate, where </w:t>
      </w:r>
      <w:r w:rsidRPr="00363CBB">
        <w:rPr>
          <w:rFonts w:ascii="Times New Roman" w:hAnsi="Times New Roman" w:cs="Times New Roman"/>
          <w:i/>
          <w:iCs/>
        </w:rPr>
        <w:t>n</w:t>
      </w:r>
      <w:r w:rsidRPr="00363CBB">
        <w:rPr>
          <w:rFonts w:ascii="Times New Roman" w:hAnsi="Times New Roman" w:cs="Times New Roman"/>
        </w:rPr>
        <w:t xml:space="preserve"> is an integer provided by the user. A visualization of this buffering approach is provided in.</w:t>
      </w:r>
    </w:p>
    <w:p w14:paraId="680F9AB5" w14:textId="0BB32905" w:rsidR="009A0045" w:rsidRPr="0039080D" w:rsidRDefault="003541FB" w:rsidP="009A0045">
      <w:pPr>
        <w:rPr>
          <w:rFonts w:ascii="Times New Roman" w:hAnsi="Times New Roman" w:cs="Times New Roman"/>
        </w:rPr>
      </w:pPr>
      <w:r w:rsidRPr="0039080D">
        <w:rPr>
          <w:rFonts w:ascii="Times New Roman" w:hAnsi="Times New Roman" w:cs="Times New Roman"/>
        </w:rPr>
        <w:tab/>
      </w:r>
      <w:r w:rsidR="0059314A">
        <w:rPr>
          <w:rFonts w:ascii="Times New Roman" w:hAnsi="Times New Roman" w:cs="Times New Roman"/>
        </w:rPr>
        <w:t>Setting</w:t>
      </w:r>
      <w:r w:rsidR="0059314A" w:rsidRPr="00363CBB">
        <w:rPr>
          <w:rFonts w:ascii="Times New Roman" w:hAnsi="Times New Roman" w:cs="Times New Roman"/>
        </w:rPr>
        <w:t xml:space="preserve"> buffer radius </w:t>
      </w:r>
      <w:r w:rsidR="0059314A" w:rsidRPr="00363CBB">
        <w:rPr>
          <w:rFonts w:ascii="Times New Roman" w:hAnsi="Times New Roman" w:cs="Times New Roman"/>
          <w:i/>
          <w:iCs/>
        </w:rPr>
        <w:t>r</w:t>
      </w:r>
      <w:r w:rsidR="0059314A" w:rsidRPr="00363CBB">
        <w:rPr>
          <w:rFonts w:ascii="Times New Roman" w:hAnsi="Times New Roman" w:cs="Times New Roman"/>
        </w:rPr>
        <w:t xml:space="preserve"> </w:t>
      </w:r>
      <w:r w:rsidR="0059314A">
        <w:rPr>
          <w:rFonts w:ascii="Times New Roman" w:hAnsi="Times New Roman" w:cs="Times New Roman"/>
        </w:rPr>
        <w:t>for randomized points to be generated within</w:t>
      </w:r>
      <w:r w:rsidR="0059314A" w:rsidRPr="00363CBB">
        <w:rPr>
          <w:rFonts w:ascii="Times New Roman" w:hAnsi="Times New Roman" w:cs="Times New Roman"/>
        </w:rPr>
        <w:t xml:space="preserve"> can be determined </w:t>
      </w:r>
      <w:r w:rsidR="0059314A">
        <w:rPr>
          <w:rFonts w:ascii="Times New Roman" w:hAnsi="Times New Roman" w:cs="Times New Roman"/>
        </w:rPr>
        <w:t>by consulting</w:t>
      </w:r>
      <w:r w:rsidR="0059314A" w:rsidRPr="00363CBB">
        <w:rPr>
          <w:rFonts w:ascii="Times New Roman" w:hAnsi="Times New Roman" w:cs="Times New Roman"/>
        </w:rPr>
        <w:t xml:space="preserve"> the data’s user guide, the pixel size for the GEE dataset of interest, and user discretion. Additionally, if the plot radius is considerably large, it may need to be considered when determining an appropriate buffer radius. </w:t>
      </w:r>
      <w:r w:rsidR="0004003D">
        <w:rPr>
          <w:rFonts w:ascii="Times New Roman" w:hAnsi="Times New Roman" w:cs="Times New Roman"/>
        </w:rPr>
        <w:t xml:space="preserve">Note that </w:t>
      </w:r>
      <w:r w:rsidR="00AA2605">
        <w:rPr>
          <w:rFonts w:ascii="Times New Roman" w:hAnsi="Times New Roman" w:cs="Times New Roman"/>
        </w:rPr>
        <w:t>pixel values extracted using</w:t>
      </w:r>
      <w:r w:rsidR="004B76CE" w:rsidRPr="0039080D">
        <w:rPr>
          <w:rFonts w:ascii="Times New Roman" w:hAnsi="Times New Roman" w:cs="Times New Roman"/>
        </w:rPr>
        <w:t xml:space="preserve"> buffered coordinates </w:t>
      </w:r>
      <w:commentRangeStart w:id="69"/>
      <w:r w:rsidR="004B76CE" w:rsidRPr="0039080D">
        <w:rPr>
          <w:rFonts w:ascii="Times New Roman" w:hAnsi="Times New Roman" w:cs="Times New Roman"/>
        </w:rPr>
        <w:t xml:space="preserve">could return biased </w:t>
      </w:r>
      <w:r w:rsidR="003C2F10" w:rsidRPr="0039080D">
        <w:rPr>
          <w:rFonts w:ascii="Times New Roman" w:hAnsi="Times New Roman" w:cs="Times New Roman"/>
        </w:rPr>
        <w:t>results</w:t>
      </w:r>
      <w:r w:rsidR="004B76CE" w:rsidRPr="0039080D">
        <w:rPr>
          <w:rFonts w:ascii="Times New Roman" w:hAnsi="Times New Roman" w:cs="Times New Roman"/>
        </w:rPr>
        <w:t xml:space="preserve">. </w:t>
      </w:r>
      <w:commentRangeEnd w:id="69"/>
      <w:r w:rsidR="0053622E" w:rsidRPr="0039080D">
        <w:rPr>
          <w:rStyle w:val="CommentReference"/>
          <w:rFonts w:ascii="Times New Roman" w:hAnsi="Times New Roman" w:cs="Times New Roman"/>
          <w:sz w:val="24"/>
          <w:szCs w:val="24"/>
        </w:rPr>
        <w:commentReference w:id="69"/>
      </w:r>
      <w:r w:rsidR="004B76CE" w:rsidRPr="0039080D">
        <w:rPr>
          <w:rFonts w:ascii="Times New Roman" w:hAnsi="Times New Roman" w:cs="Times New Roman"/>
        </w:rPr>
        <w:t xml:space="preserve">Some visual examples of how buffered coordinates may lie outside of the original coordinate’s pixel are shown in. </w:t>
      </w:r>
      <w:r w:rsidR="00253508" w:rsidRPr="0039080D">
        <w:rPr>
          <w:rFonts w:ascii="Times New Roman" w:hAnsi="Times New Roman" w:cs="Times New Roman"/>
        </w:rPr>
        <w:t xml:space="preserve">This </w:t>
      </w:r>
      <w:r w:rsidR="00501EB7">
        <w:rPr>
          <w:rFonts w:ascii="Times New Roman" w:hAnsi="Times New Roman" w:cs="Times New Roman"/>
        </w:rPr>
        <w:t>is demonstrated</w:t>
      </w:r>
      <w:r w:rsidR="00253508" w:rsidRPr="0039080D">
        <w:rPr>
          <w:rFonts w:ascii="Times New Roman" w:hAnsi="Times New Roman" w:cs="Times New Roman"/>
        </w:rPr>
        <w:t xml:space="preserve"> in </w:t>
      </w:r>
      <w:r w:rsidR="00501EB7" w:rsidRPr="00501EB7">
        <w:rPr>
          <w:rFonts w:ascii="Times New Roman" w:hAnsi="Times New Roman" w:cs="Times New Roman"/>
        </w:rPr>
        <w:fldChar w:fldCharType="begin"/>
      </w:r>
      <w:r w:rsidR="00501EB7" w:rsidRPr="00501EB7">
        <w:rPr>
          <w:rFonts w:ascii="Times New Roman" w:hAnsi="Times New Roman" w:cs="Times New Roman"/>
        </w:rPr>
        <w:instrText xml:space="preserve"> REF _Ref226115637 \h </w:instrText>
      </w:r>
      <w:r w:rsidR="00501EB7">
        <w:rPr>
          <w:rFonts w:ascii="Times New Roman" w:hAnsi="Times New Roman" w:cs="Times New Roman"/>
        </w:rPr>
        <w:instrText xml:space="preserve"> \* MERGEFORMAT </w:instrText>
      </w:r>
      <w:r w:rsidR="00501EB7" w:rsidRPr="00501EB7">
        <w:rPr>
          <w:rFonts w:ascii="Times New Roman" w:hAnsi="Times New Roman" w:cs="Times New Roman"/>
        </w:rPr>
      </w:r>
      <w:r w:rsidR="00501EB7" w:rsidRPr="00501EB7">
        <w:rPr>
          <w:rFonts w:ascii="Times New Roman" w:hAnsi="Times New Roman" w:cs="Times New Roman"/>
        </w:rPr>
        <w:fldChar w:fldCharType="separate"/>
      </w:r>
      <w:r w:rsidR="00AD4C8A" w:rsidRPr="00AD4C8A">
        <w:rPr>
          <w:rFonts w:ascii="Times New Roman" w:hAnsi="Times New Roman" w:cs="Times New Roman"/>
        </w:rPr>
        <w:t>Figure</w:t>
      </w:r>
      <w:r w:rsidR="00AD4C8A">
        <w:rPr>
          <w:rFonts w:ascii="Times New Roman" w:hAnsi="Times New Roman" w:cs="Times New Roman"/>
        </w:rPr>
        <w:t>s</w:t>
      </w:r>
      <w:r w:rsidR="00AD4C8A" w:rsidRPr="00AD4C8A">
        <w:rPr>
          <w:rFonts w:ascii="Times New Roman" w:hAnsi="Times New Roman" w:cs="Times New Roman"/>
        </w:rPr>
        <w:t xml:space="preserve"> </w:t>
      </w:r>
      <w:r w:rsidR="00AD4C8A" w:rsidRPr="00AD4C8A">
        <w:rPr>
          <w:rFonts w:ascii="Times New Roman" w:hAnsi="Times New Roman" w:cs="Times New Roman"/>
          <w:noProof/>
        </w:rPr>
        <w:t>4</w:t>
      </w:r>
      <w:r w:rsidR="00501EB7" w:rsidRPr="00501EB7">
        <w:rPr>
          <w:rFonts w:ascii="Times New Roman" w:hAnsi="Times New Roman" w:cs="Times New Roman"/>
        </w:rPr>
        <w:fldChar w:fldCharType="end"/>
      </w:r>
      <w:r w:rsidR="00AD4C8A">
        <w:rPr>
          <w:rFonts w:ascii="Times New Roman" w:hAnsi="Times New Roman" w:cs="Times New Roman"/>
        </w:rPr>
        <w:t xml:space="preserve"> and </w:t>
      </w:r>
      <w:r w:rsidR="00AD4C8A" w:rsidRPr="00AD4C8A">
        <w:rPr>
          <w:rFonts w:ascii="Times New Roman" w:hAnsi="Times New Roman" w:cs="Times New Roman"/>
        </w:rPr>
        <w:fldChar w:fldCharType="begin"/>
      </w:r>
      <w:r w:rsidR="00AD4C8A" w:rsidRPr="00AD4C8A">
        <w:rPr>
          <w:rFonts w:ascii="Times New Roman" w:hAnsi="Times New Roman" w:cs="Times New Roman"/>
        </w:rPr>
        <w:instrText xml:space="preserve"> REF _Ref227768205 \h </w:instrText>
      </w:r>
      <w:r w:rsidR="00AD4C8A">
        <w:rPr>
          <w:rFonts w:ascii="Times New Roman" w:hAnsi="Times New Roman" w:cs="Times New Roman"/>
        </w:rPr>
        <w:instrText xml:space="preserve"> \* MERGEFORMAT </w:instrText>
      </w:r>
      <w:r w:rsidR="00AD4C8A" w:rsidRPr="00AD4C8A">
        <w:rPr>
          <w:rFonts w:ascii="Times New Roman" w:hAnsi="Times New Roman" w:cs="Times New Roman"/>
        </w:rPr>
      </w:r>
      <w:r w:rsidR="00AD4C8A" w:rsidRPr="00AD4C8A">
        <w:rPr>
          <w:rFonts w:ascii="Times New Roman" w:hAnsi="Times New Roman" w:cs="Times New Roman"/>
        </w:rPr>
        <w:fldChar w:fldCharType="separate"/>
      </w:r>
      <w:r w:rsidR="00AD4C8A" w:rsidRPr="00AD4C8A">
        <w:rPr>
          <w:rFonts w:ascii="Times New Roman" w:hAnsi="Times New Roman" w:cs="Times New Roman"/>
          <w:noProof/>
        </w:rPr>
        <w:t>5</w:t>
      </w:r>
      <w:r w:rsidR="00AD4C8A" w:rsidRPr="00AD4C8A">
        <w:rPr>
          <w:rFonts w:ascii="Times New Roman" w:hAnsi="Times New Roman" w:cs="Times New Roman"/>
        </w:rPr>
        <w:fldChar w:fldCharType="end"/>
      </w:r>
      <w:r w:rsidR="00253508" w:rsidRPr="0039080D">
        <w:rPr>
          <w:rFonts w:ascii="Times New Roman" w:hAnsi="Times New Roman" w:cs="Times New Roman"/>
        </w:rPr>
        <w:t xml:space="preserve">, where some buffered coordinates lie in a neighboring pixel. </w:t>
      </w:r>
      <w:r w:rsidR="004B76CE" w:rsidRPr="0039080D">
        <w:rPr>
          <w:rFonts w:ascii="Times New Roman" w:hAnsi="Times New Roman" w:cs="Times New Roman"/>
        </w:rPr>
        <w:t>Users may desire to repeat the buffering process and point extractions to compare differences in returned values and determine if the values are acceptable.</w:t>
      </w:r>
      <w:r w:rsidR="00AA2605">
        <w:rPr>
          <w:rFonts w:ascii="Times New Roman" w:hAnsi="Times New Roman" w:cs="Times New Roman"/>
        </w:rPr>
        <w:t xml:space="preserve"> A case study investigates the severity of these biases/differences in Section </w:t>
      </w:r>
      <w:commentRangeStart w:id="70"/>
      <w:r w:rsidR="00AA2605">
        <w:rPr>
          <w:rFonts w:ascii="Times New Roman" w:hAnsi="Times New Roman" w:cs="Times New Roman"/>
        </w:rPr>
        <w:t>[].</w:t>
      </w:r>
      <w:r w:rsidR="00AD4C8A">
        <w:rPr>
          <w:rFonts w:ascii="Times New Roman" w:hAnsi="Times New Roman" w:cs="Times New Roman"/>
        </w:rPr>
        <w:t xml:space="preserve"> </w:t>
      </w:r>
      <w:commentRangeEnd w:id="70"/>
      <w:r w:rsidR="0053622E" w:rsidRPr="0039080D">
        <w:rPr>
          <w:rStyle w:val="CommentReference"/>
          <w:rFonts w:ascii="Times New Roman" w:hAnsi="Times New Roman" w:cs="Times New Roman"/>
          <w:sz w:val="24"/>
          <w:szCs w:val="24"/>
        </w:rPr>
        <w:commentReference w:id="70"/>
      </w:r>
      <w:commentRangeStart w:id="71"/>
      <w:r w:rsidR="009A0045" w:rsidRPr="0039080D">
        <w:rPr>
          <w:rFonts w:ascii="Times New Roman" w:hAnsi="Times New Roman" w:cs="Times New Roman"/>
        </w:rPr>
        <w:t>The following script is used to load the point buffering modules:</w:t>
      </w:r>
    </w:p>
    <w:p w14:paraId="413DD3F1" w14:textId="02AA67FB" w:rsidR="008F6AAE" w:rsidRPr="0039080D" w:rsidRDefault="008F6AAE" w:rsidP="00BC6F8F">
      <w:pPr>
        <w:spacing w:line="240" w:lineRule="auto"/>
        <w:rPr>
          <w:rFonts w:ascii="Lucida Sans Typewriter" w:hAnsi="Lucida Sans Typewriter" w:cs="Times New Roman"/>
          <w:i/>
          <w:iCs/>
          <w:color w:val="EE0000"/>
          <w:sz w:val="20"/>
          <w:szCs w:val="20"/>
        </w:rPr>
      </w:pPr>
      <w:r w:rsidRPr="0039080D">
        <w:rPr>
          <w:rFonts w:ascii="Lucida Sans Typewriter" w:hAnsi="Lucida Sans Typewriter" w:cs="Times New Roman"/>
          <w:i/>
          <w:iCs/>
          <w:color w:val="EE0000"/>
          <w:sz w:val="20"/>
          <w:szCs w:val="20"/>
        </w:rPr>
        <w:t># For single point bufferin</w:t>
      </w:r>
      <w:r w:rsidR="002F631B">
        <w:rPr>
          <w:rFonts w:ascii="Lucida Sans Typewriter" w:hAnsi="Lucida Sans Typewriter" w:cs="Times New Roman"/>
          <w:i/>
          <w:iCs/>
          <w:color w:val="EE0000"/>
          <w:sz w:val="20"/>
          <w:szCs w:val="20"/>
        </w:rPr>
        <w:t>g (buffer_coordinates)</w:t>
      </w:r>
    </w:p>
    <w:p w14:paraId="7BF8904D" w14:textId="757DFCE4"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import skiba.buffer_coordinates as sbc</w:t>
      </w:r>
      <w:r w:rsidR="002F631B">
        <w:rPr>
          <w:rFonts w:ascii="Lucida Sans Typewriter" w:hAnsi="Lucida Sans Typewriter" w:cs="Times New Roman"/>
          <w:i/>
          <w:iCs/>
          <w:sz w:val="20"/>
          <w:szCs w:val="20"/>
        </w:rPr>
        <w:t xml:space="preserve"> </w:t>
      </w:r>
    </w:p>
    <w:p w14:paraId="09C4CC51" w14:textId="274D194B"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single = sbc.buffer_coordinates().vbox</w:t>
      </w:r>
    </w:p>
    <w:p w14:paraId="4E2D4D2D" w14:textId="52988AE4"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single</w:t>
      </w:r>
    </w:p>
    <w:p w14:paraId="3AF684C0" w14:textId="38D493CF" w:rsidR="008F6AAE" w:rsidRPr="0039080D" w:rsidRDefault="008F6AAE" w:rsidP="00BC6F8F">
      <w:pPr>
        <w:spacing w:line="240" w:lineRule="auto"/>
        <w:rPr>
          <w:rFonts w:ascii="Lucida Sans Typewriter" w:hAnsi="Lucida Sans Typewriter" w:cs="Times New Roman"/>
          <w:i/>
          <w:iCs/>
          <w:color w:val="EE0000"/>
          <w:sz w:val="20"/>
          <w:szCs w:val="20"/>
        </w:rPr>
      </w:pPr>
      <w:r w:rsidRPr="0039080D">
        <w:rPr>
          <w:rFonts w:ascii="Lucida Sans Typewriter" w:hAnsi="Lucida Sans Typewriter" w:cs="Times New Roman"/>
          <w:i/>
          <w:iCs/>
          <w:color w:val="EE0000"/>
          <w:sz w:val="20"/>
          <w:szCs w:val="20"/>
        </w:rPr>
        <w:t># For multiple point buffering</w:t>
      </w:r>
      <w:r w:rsidR="002F631B">
        <w:rPr>
          <w:rFonts w:ascii="Lucida Sans Typewriter" w:hAnsi="Lucida Sans Typewriter" w:cs="Times New Roman"/>
          <w:i/>
          <w:iCs/>
          <w:color w:val="EE0000"/>
          <w:sz w:val="20"/>
          <w:szCs w:val="20"/>
        </w:rPr>
        <w:t xml:space="preserve"> (buffer_and_sample)</w:t>
      </w:r>
    </w:p>
    <w:p w14:paraId="1E4F8594" w14:textId="217E3240"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import skiba.buffer_and_sample as sbs</w:t>
      </w:r>
      <w:commentRangeEnd w:id="71"/>
      <w:r w:rsidR="0053622E" w:rsidRPr="0039080D">
        <w:rPr>
          <w:rStyle w:val="CommentReference"/>
          <w:rFonts w:ascii="Lucida Sans Typewriter" w:hAnsi="Lucida Sans Typewriter" w:cs="Times New Roman"/>
          <w:i/>
          <w:iCs/>
          <w:sz w:val="20"/>
          <w:szCs w:val="20"/>
        </w:rPr>
        <w:commentReference w:id="71"/>
      </w:r>
    </w:p>
    <w:p w14:paraId="6BC451B5" w14:textId="26FC17CF" w:rsidR="008F6AAE" w:rsidRPr="0039080D" w:rsidRDefault="008F6AAE" w:rsidP="00BC6F8F">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lastRenderedPageBreak/>
        <w:t>multiple = sbs.buffer().vbox</w:t>
      </w:r>
    </w:p>
    <w:p w14:paraId="6731E0D9" w14:textId="234B4B7B" w:rsidR="00736E08" w:rsidRPr="0039080D" w:rsidRDefault="008F6AAE" w:rsidP="004931D5">
      <w:pPr>
        <w:spacing w:line="240" w:lineRule="auto"/>
        <w:rPr>
          <w:rFonts w:ascii="Lucida Sans Typewriter" w:hAnsi="Lucida Sans Typewriter" w:cs="Times New Roman"/>
          <w:i/>
          <w:iCs/>
          <w:sz w:val="20"/>
          <w:szCs w:val="20"/>
        </w:rPr>
      </w:pPr>
      <w:r w:rsidRPr="0039080D">
        <w:rPr>
          <w:rFonts w:ascii="Lucida Sans Typewriter" w:hAnsi="Lucida Sans Typewriter" w:cs="Times New Roman"/>
          <w:i/>
          <w:iCs/>
          <w:sz w:val="20"/>
          <w:szCs w:val="20"/>
        </w:rPr>
        <w:t>multiple</w:t>
      </w:r>
    </w:p>
    <w:p w14:paraId="0C6747BF" w14:textId="2DAED21E" w:rsidR="00501EB7" w:rsidRDefault="00501EB7" w:rsidP="00ED3A2D">
      <w:pPr>
        <w:rPr>
          <w:rFonts w:ascii="Times New Roman" w:hAnsi="Times New Roman" w:cs="Times New Roman"/>
        </w:rPr>
      </w:pPr>
      <w:r>
        <w:rPr>
          <w:rFonts w:ascii="Times New Roman" w:hAnsi="Times New Roman" w:cs="Times New Roman"/>
        </w:rPr>
        <w:t>Workflow</w:t>
      </w:r>
    </w:p>
    <w:p w14:paraId="67D78AEF" w14:textId="1432D748" w:rsidR="00F25FC7" w:rsidRDefault="00CF1802" w:rsidP="00501EB7">
      <w:pPr>
        <w:rPr>
          <w:rFonts w:ascii="Times New Roman" w:hAnsi="Times New Roman" w:cs="Times New Roman"/>
        </w:rPr>
      </w:pPr>
      <w:r w:rsidRPr="0039080D">
        <w:rPr>
          <w:rFonts w:ascii="Times New Roman" w:hAnsi="Times New Roman" w:cs="Times New Roman"/>
          <w:i/>
          <w:iCs/>
          <w:noProof/>
          <w:color w:val="EE0000"/>
          <w:sz w:val="20"/>
          <w:szCs w:val="20"/>
        </w:rPr>
        <mc:AlternateContent>
          <mc:Choice Requires="wpg">
            <w:drawing>
              <wp:anchor distT="0" distB="0" distL="114300" distR="114300" simplePos="0" relativeHeight="251601920" behindDoc="0" locked="0" layoutInCell="1" allowOverlap="1" wp14:anchorId="5C4BFCF6" wp14:editId="23D042FD">
                <wp:simplePos x="0" y="0"/>
                <wp:positionH relativeFrom="margin">
                  <wp:align>center</wp:align>
                </wp:positionH>
                <wp:positionV relativeFrom="margin">
                  <wp:align>top</wp:align>
                </wp:positionV>
                <wp:extent cx="4857750" cy="2967990"/>
                <wp:effectExtent l="19050" t="19050" r="19050" b="3810"/>
                <wp:wrapTopAndBottom/>
                <wp:docPr id="1441240110" name="Group 8"/>
                <wp:cNvGraphicFramePr/>
                <a:graphic xmlns:a="http://schemas.openxmlformats.org/drawingml/2006/main">
                  <a:graphicData uri="http://schemas.microsoft.com/office/word/2010/wordprocessingGroup">
                    <wpg:wgp>
                      <wpg:cNvGrpSpPr/>
                      <wpg:grpSpPr>
                        <a:xfrm>
                          <a:off x="0" y="0"/>
                          <a:ext cx="4857750" cy="2967990"/>
                          <a:chOff x="0" y="0"/>
                          <a:chExt cx="5953125" cy="4168141"/>
                        </a:xfrm>
                      </wpg:grpSpPr>
                      <pic:pic xmlns:pic="http://schemas.openxmlformats.org/drawingml/2006/picture">
                        <pic:nvPicPr>
                          <pic:cNvPr id="2025506994"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9525" y="0"/>
                            <a:ext cx="5943600" cy="3710305"/>
                          </a:xfrm>
                          <a:prstGeom prst="rect">
                            <a:avLst/>
                          </a:prstGeom>
                          <a:ln w="19050" cmpd="sng">
                            <a:solidFill>
                              <a:schemeClr val="tx1"/>
                            </a:solidFill>
                          </a:ln>
                        </pic:spPr>
                      </pic:pic>
                      <pic:pic xmlns:pic="http://schemas.openxmlformats.org/drawingml/2006/picture">
                        <pic:nvPicPr>
                          <pic:cNvPr id="1928406937" name="Picture 1"/>
                          <pic:cNvPicPr>
                            <a:picLocks noChangeAspect="1"/>
                          </pic:cNvPicPr>
                        </pic:nvPicPr>
                        <pic:blipFill rotWithShape="1">
                          <a:blip r:embed="rId21">
                            <a:extLst>
                              <a:ext uri="{28A0092B-C50C-407E-A947-70E740481C1C}">
                                <a14:useLocalDpi xmlns:a14="http://schemas.microsoft.com/office/drawing/2010/main" val="0"/>
                              </a:ext>
                            </a:extLst>
                          </a:blip>
                          <a:srcRect t="13898" b="8333"/>
                          <a:stretch>
                            <a:fillRect/>
                          </a:stretch>
                        </pic:blipFill>
                        <pic:spPr bwMode="auto">
                          <a:xfrm>
                            <a:off x="47625" y="3219450"/>
                            <a:ext cx="979805" cy="399415"/>
                          </a:xfrm>
                          <a:prstGeom prst="rect">
                            <a:avLst/>
                          </a:prstGeom>
                          <a:ln>
                            <a:noFill/>
                          </a:ln>
                          <a:extLst>
                            <a:ext uri="{53640926-AAD7-44D8-BBD7-CCE9431645EC}">
                              <a14:shadowObscured xmlns:a14="http://schemas.microsoft.com/office/drawing/2010/main"/>
                            </a:ext>
                          </a:extLst>
                        </pic:spPr>
                      </pic:pic>
                      <wps:wsp>
                        <wps:cNvPr id="1976762085" name="Text Box 1"/>
                        <wps:cNvSpPr txBox="1"/>
                        <wps:spPr>
                          <a:xfrm>
                            <a:off x="0" y="3762376"/>
                            <a:ext cx="5943599" cy="405765"/>
                          </a:xfrm>
                          <a:prstGeom prst="rect">
                            <a:avLst/>
                          </a:prstGeom>
                          <a:solidFill>
                            <a:prstClr val="white"/>
                          </a:solidFill>
                          <a:ln>
                            <a:noFill/>
                          </a:ln>
                        </wps:spPr>
                        <wps:txbx>
                          <w:txbxContent>
                            <w:p w14:paraId="67E2C5D1" w14:textId="2BFD2947" w:rsidR="00C073D9" w:rsidRPr="00B74A48" w:rsidRDefault="00C073D9" w:rsidP="00C073D9">
                              <w:pPr>
                                <w:pStyle w:val="Caption"/>
                                <w:rPr>
                                  <w:rFonts w:ascii="Times New Roman" w:hAnsi="Times New Roman" w:cs="Times New Roman"/>
                                  <w:noProof/>
                                </w:rPr>
                              </w:pPr>
                              <w:bookmarkStart w:id="72" w:name="_Ref227768205"/>
                              <w:r>
                                <w:t xml:space="preserve">Figure </w:t>
                              </w:r>
                              <w:fldSimple w:instr=" SEQ Figure \* ARABIC ">
                                <w:r w:rsidR="003968EF">
                                  <w:rPr>
                                    <w:noProof/>
                                  </w:rPr>
                                  <w:t>5</w:t>
                                </w:r>
                              </w:fldSimple>
                              <w:bookmarkEnd w:id="72"/>
                              <w:r w:rsidRPr="00723030">
                                <w:t>: Example of buffer_and_sample approach with r = 3000 ft and n = 10. Uploaded coordinates are marked red, and the 10 buffered coordinates are blue.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4BFCF6" id="Group 8" o:spid="_x0000_s1041" style="position:absolute;margin-left:0;margin-top:0;width:382.5pt;height:233.7pt;z-index:251601920;mso-position-horizontal:center;mso-position-horizontal-relative:margin;mso-position-vertical:top;mso-position-vertical-relative:margin;mso-width-relative:margin;mso-height-relative:margin" coordsize="59531,41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">
                <v:shape id="Picture 1" o:spid="_x0000_s1042" type="#_x0000_t75" style="position:absolute;left:95;width:59436;height:37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" stroked="t" strokecolor="black [3213]" strokeweight="1.5pt">
                  <v:imagedata r:id="rId22" o:title=""/>
                  <v:path arrowok="t"/>
                </v:shape>
                <v:shape id="Picture 1" o:spid="_x0000_s1043" type="#_x0000_t75" style="position:absolute;left:476;top:32194;width:9798;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">
                  <v:imagedata r:id="rId23" o:title="" croptop="9108f" cropbottom="5461f"/>
                </v:shape>
                <v:shape id="Text Box 1" o:spid="_x0000_s1044" type="#_x0000_t202" style="position:absolute;top:37623;width:5943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" stroked="f">
                  <v:textbox inset="0,0,0,0">
                    <w:txbxContent>
                      <w:p w14:paraId="67E2C5D1" w14:textId="2BFD2947" w:rsidR="00C073D9" w:rsidRPr="00B74A48" w:rsidRDefault="00C073D9" w:rsidP="00C073D9">
                        <w:pPr>
                          <w:pStyle w:val="Caption"/>
                          <w:rPr>
                            <w:rFonts w:ascii="Times New Roman" w:hAnsi="Times New Roman" w:cs="Times New Roman"/>
                            <w:noProof/>
                          </w:rPr>
                        </w:pPr>
                        <w:bookmarkStart w:id="73" w:name="_Ref227768205"/>
                        <w:r>
                          <w:t xml:space="preserve">Figure </w:t>
                        </w:r>
                        <w:fldSimple w:instr=" SEQ Figure \* ARABIC ">
                          <w:r w:rsidR="003968EF">
                            <w:rPr>
                              <w:noProof/>
                            </w:rPr>
                            <w:t>5</w:t>
                          </w:r>
                        </w:fldSimple>
                        <w:bookmarkEnd w:id="73"/>
                        <w:r w:rsidRPr="00723030">
                          <w:t>: Example of buffer_and_sample approach with r = 3000 ft and n = 10. Uploaded coordinates are marked red, and the 10 buffered coordinates are blue.</w:t>
                        </w:r>
                      </w:p>
                    </w:txbxContent>
                  </v:textbox>
                </v:shape>
                <w10:wrap type="topAndBottom" anchorx="margin" anchory="margin"/>
              </v:group>
            </w:pict>
          </mc:Fallback>
        </mc:AlternateContent>
      </w:r>
      <w:r w:rsidR="00ED3A2D">
        <w:rPr>
          <w:rFonts w:ascii="Times New Roman" w:hAnsi="Times New Roman" w:cs="Times New Roman"/>
        </w:rPr>
        <w:tab/>
      </w:r>
      <w:del w:id="74" w:author="Gifford, Tyler" w:date="2026-06-17T16:30:00Z" w16du:dateUtc="2026-06-17T20:30:00Z">
        <w:r w:rsidR="00ED3A2D" w:rsidDel="001D5E93">
          <w:rPr>
            <w:rFonts w:ascii="Times New Roman" w:hAnsi="Times New Roman" w:cs="Times New Roman"/>
          </w:rPr>
          <w:delText xml:space="preserve">Many various </w:delText>
        </w:r>
      </w:del>
      <w:ins w:id="75" w:author="Gifford, Tyler" w:date="2026-06-17T16:30:00Z" w16du:dateUtc="2026-06-17T20:30:00Z">
        <w:r w:rsidR="001D5E93">
          <w:rPr>
            <w:rFonts w:ascii="Times New Roman" w:hAnsi="Times New Roman" w:cs="Times New Roman"/>
          </w:rPr>
          <w:t>U</w:t>
        </w:r>
      </w:ins>
      <w:del w:id="76" w:author="Gifford, Tyler" w:date="2026-06-17T16:31:00Z" w16du:dateUtc="2026-06-17T20:31:00Z">
        <w:r w:rsidR="00ED3A2D" w:rsidDel="001D5E93">
          <w:rPr>
            <w:rFonts w:ascii="Times New Roman" w:hAnsi="Times New Roman" w:cs="Times New Roman"/>
          </w:rPr>
          <w:delText>u</w:delText>
        </w:r>
      </w:del>
      <w:r w:rsidR="00ED3A2D">
        <w:rPr>
          <w:rFonts w:ascii="Times New Roman" w:hAnsi="Times New Roman" w:cs="Times New Roman"/>
        </w:rPr>
        <w:t>ser workflows</w:t>
      </w:r>
      <w:del w:id="77" w:author="Gifford, Tyler" w:date="2026-06-17T16:31:00Z" w16du:dateUtc="2026-06-17T20:31:00Z">
        <w:r w:rsidR="00ED3A2D" w:rsidDel="001D5E93">
          <w:rPr>
            <w:rFonts w:ascii="Times New Roman" w:hAnsi="Times New Roman" w:cs="Times New Roman"/>
          </w:rPr>
          <w:delText xml:space="preserve"> exist</w:delText>
        </w:r>
      </w:del>
      <w:r w:rsidR="00ED3A2D">
        <w:rPr>
          <w:rFonts w:ascii="Times New Roman" w:hAnsi="Times New Roman" w:cs="Times New Roman"/>
        </w:rPr>
        <w:t xml:space="preserve"> for</w:t>
      </w:r>
      <w:del w:id="78" w:author="Gifford, Tyler" w:date="2026-06-17T16:30:00Z" w16du:dateUtc="2026-06-17T20:30:00Z">
        <w:r w:rsidR="00ED3A2D" w:rsidDel="001D5E93">
          <w:rPr>
            <w:rFonts w:ascii="Times New Roman" w:hAnsi="Times New Roman" w:cs="Times New Roman"/>
          </w:rPr>
          <w:delText xml:space="preserve"> using</w:delText>
        </w:r>
      </w:del>
      <w:r w:rsidR="00ED3A2D">
        <w:rPr>
          <w:rFonts w:ascii="Times New Roman" w:hAnsi="Times New Roman" w:cs="Times New Roman"/>
        </w:rPr>
        <w:t xml:space="preserve"> the </w:t>
      </w:r>
      <w:r w:rsidR="00ED3A2D" w:rsidRPr="00ED3A2D">
        <w:rPr>
          <w:rFonts w:ascii="Times New Roman" w:hAnsi="Times New Roman" w:cs="Times New Roman"/>
          <w:i/>
          <w:iCs/>
        </w:rPr>
        <w:t>skiba</w:t>
      </w:r>
      <w:r w:rsidR="00ED3A2D">
        <w:rPr>
          <w:rFonts w:ascii="Times New Roman" w:hAnsi="Times New Roman" w:cs="Times New Roman"/>
        </w:rPr>
        <w:t xml:space="preserve"> a</w:t>
      </w:r>
      <w:r w:rsidR="00ED3A2D" w:rsidRPr="00ED3A2D">
        <w:rPr>
          <w:rFonts w:ascii="Times New Roman" w:hAnsi="Times New Roman" w:cs="Times New Roman"/>
        </w:rPr>
        <w:t>pp</w:t>
      </w:r>
      <w:del w:id="79" w:author="Gifford, Tyler" w:date="2026-06-17T16:31:00Z" w16du:dateUtc="2026-06-17T20:31:00Z">
        <w:r w:rsidR="00ED3A2D" w:rsidDel="001D5E93">
          <w:rPr>
            <w:rFonts w:ascii="Times New Roman" w:hAnsi="Times New Roman" w:cs="Times New Roman"/>
          </w:rPr>
          <w:delText>,</w:delText>
        </w:r>
      </w:del>
      <w:r w:rsidR="00ED3A2D">
        <w:rPr>
          <w:rFonts w:ascii="Times New Roman" w:hAnsi="Times New Roman" w:cs="Times New Roman"/>
        </w:rPr>
        <w:t xml:space="preserve"> depend</w:t>
      </w:r>
      <w:ins w:id="80" w:author="Gifford, Tyler" w:date="2026-06-17T16:31:00Z" w16du:dateUtc="2026-06-17T20:31:00Z">
        <w:r w:rsidR="001D5E93">
          <w:rPr>
            <w:rFonts w:ascii="Times New Roman" w:hAnsi="Times New Roman" w:cs="Times New Roman"/>
          </w:rPr>
          <w:t xml:space="preserve"> </w:t>
        </w:r>
      </w:ins>
      <w:del w:id="81" w:author="Gifford, Tyler" w:date="2026-06-17T16:31:00Z" w16du:dateUtc="2026-06-17T20:31:00Z">
        <w:r w:rsidR="00ED3A2D" w:rsidDel="001D5E93">
          <w:rPr>
            <w:rFonts w:ascii="Times New Roman" w:hAnsi="Times New Roman" w:cs="Times New Roman"/>
          </w:rPr>
          <w:delText xml:space="preserve">ing </w:delText>
        </w:r>
      </w:del>
      <w:r w:rsidR="00ED3A2D">
        <w:rPr>
          <w:rFonts w:ascii="Times New Roman" w:hAnsi="Times New Roman" w:cs="Times New Roman"/>
        </w:rPr>
        <w:t xml:space="preserve">on the desired returned data. </w:t>
      </w:r>
      <w:r>
        <w:rPr>
          <w:rFonts w:ascii="Times New Roman" w:hAnsi="Times New Roman" w:cs="Times New Roman"/>
        </w:rPr>
        <w:t xml:space="preserve">The overall simple workflow is shown in </w:t>
      </w:r>
      <w:r w:rsidR="00464C2C" w:rsidRPr="00464C2C">
        <w:rPr>
          <w:rFonts w:ascii="Times New Roman" w:hAnsi="Times New Roman" w:cs="Times New Roman"/>
        </w:rPr>
        <w:fldChar w:fldCharType="begin"/>
      </w:r>
      <w:r w:rsidR="00464C2C" w:rsidRPr="00464C2C">
        <w:rPr>
          <w:rFonts w:ascii="Times New Roman" w:hAnsi="Times New Roman" w:cs="Times New Roman"/>
        </w:rPr>
        <w:instrText xml:space="preserve"> REF _Ref227769532 \h </w:instrText>
      </w:r>
      <w:r w:rsidR="00464C2C">
        <w:rPr>
          <w:rFonts w:ascii="Times New Roman" w:hAnsi="Times New Roman" w:cs="Times New Roman"/>
        </w:rPr>
        <w:instrText xml:space="preserve"> \* MERGEFORMAT </w:instrText>
      </w:r>
      <w:r w:rsidR="00464C2C" w:rsidRPr="00464C2C">
        <w:rPr>
          <w:rFonts w:ascii="Times New Roman" w:hAnsi="Times New Roman" w:cs="Times New Roman"/>
        </w:rPr>
      </w:r>
      <w:r w:rsidR="00464C2C" w:rsidRPr="00464C2C">
        <w:rPr>
          <w:rFonts w:ascii="Times New Roman" w:hAnsi="Times New Roman" w:cs="Times New Roman"/>
        </w:rPr>
        <w:fldChar w:fldCharType="separate"/>
      </w:r>
      <w:r w:rsidR="00C84B6D" w:rsidRPr="00C84B6D">
        <w:rPr>
          <w:rFonts w:ascii="Times New Roman" w:hAnsi="Times New Roman" w:cs="Times New Roman"/>
        </w:rPr>
        <w:t xml:space="preserve">Figure </w:t>
      </w:r>
      <w:r w:rsidR="00C84B6D" w:rsidRPr="00C84B6D">
        <w:rPr>
          <w:rFonts w:ascii="Times New Roman" w:hAnsi="Times New Roman" w:cs="Times New Roman"/>
          <w:noProof/>
        </w:rPr>
        <w:t>6</w:t>
      </w:r>
      <w:r w:rsidR="00464C2C" w:rsidRPr="00464C2C">
        <w:rPr>
          <w:rFonts w:ascii="Times New Roman" w:hAnsi="Times New Roman" w:cs="Times New Roman"/>
        </w:rPr>
        <w:fldChar w:fldCharType="end"/>
      </w:r>
      <w:r w:rsidR="00464C2C">
        <w:rPr>
          <w:rFonts w:ascii="Times New Roman" w:hAnsi="Times New Roman" w:cs="Times New Roman"/>
        </w:rPr>
        <w:t xml:space="preserve">. </w:t>
      </w:r>
      <w:r w:rsidR="00371D7B">
        <w:rPr>
          <w:rFonts w:ascii="Times New Roman" w:hAnsi="Times New Roman" w:cs="Times New Roman"/>
        </w:rPr>
        <w:t>The first step is whether or not to buffer the co</w:t>
      </w:r>
      <w:r w:rsidR="00AF2E5C">
        <w:rPr>
          <w:rFonts w:ascii="Times New Roman" w:hAnsi="Times New Roman" w:cs="Times New Roman"/>
        </w:rPr>
        <w:t>o</w:t>
      </w:r>
      <w:r w:rsidR="00371D7B">
        <w:rPr>
          <w:rFonts w:ascii="Times New Roman" w:hAnsi="Times New Roman" w:cs="Times New Roman"/>
        </w:rPr>
        <w:t xml:space="preserve">rdinates. While both buffering approaches protect the uploaded coordinates, the </w:t>
      </w:r>
      <w:r w:rsidR="00371D7B">
        <w:rPr>
          <w:rFonts w:ascii="Times New Roman" w:hAnsi="Times New Roman" w:cs="Times New Roman"/>
          <w:i/>
          <w:iCs/>
        </w:rPr>
        <w:t>buffer_and_sample</w:t>
      </w:r>
      <w:r w:rsidR="00371D7B">
        <w:rPr>
          <w:rFonts w:ascii="Times New Roman" w:hAnsi="Times New Roman" w:cs="Times New Roman"/>
        </w:rPr>
        <w:t xml:space="preserve"> module can be used to sample from an area. </w:t>
      </w:r>
      <w:commentRangeStart w:id="82"/>
      <w:r w:rsidR="00371D7B">
        <w:rPr>
          <w:rFonts w:ascii="Times New Roman" w:hAnsi="Times New Roman" w:cs="Times New Roman"/>
        </w:rPr>
        <w:t xml:space="preserve">For example, </w:t>
      </w:r>
      <w:r w:rsidR="00C272CC">
        <w:rPr>
          <w:rFonts w:ascii="Times New Roman" w:hAnsi="Times New Roman" w:cs="Times New Roman"/>
        </w:rPr>
        <w:t xml:space="preserve">if a user is interested in sampling from a large area, they can upload a central coordinate, and sample </w:t>
      </w:r>
      <w:r w:rsidR="00C272CC">
        <w:rPr>
          <w:rFonts w:ascii="Times New Roman" w:hAnsi="Times New Roman" w:cs="Times New Roman"/>
          <w:i/>
          <w:iCs/>
        </w:rPr>
        <w:t xml:space="preserve">n </w:t>
      </w:r>
      <w:r w:rsidR="00C272CC">
        <w:rPr>
          <w:rFonts w:ascii="Times New Roman" w:hAnsi="Times New Roman" w:cs="Times New Roman"/>
        </w:rPr>
        <w:t xml:space="preserve">points within the area of interest to produce area-level estimates. </w:t>
      </w:r>
      <w:commentRangeEnd w:id="82"/>
      <w:r w:rsidR="001D5E93">
        <w:rPr>
          <w:rStyle w:val="CommentReference"/>
          <w:rFonts w:ascii="Times New Roman" w:hAnsi="Times New Roman" w:cs="Times New Roman"/>
          <w:sz w:val="24"/>
          <w:szCs w:val="24"/>
        </w:rPr>
        <w:commentReference w:id="82"/>
      </w:r>
      <w:r w:rsidR="00AF2E5C">
        <w:rPr>
          <w:rFonts w:ascii="Times New Roman" w:hAnsi="Times New Roman" w:cs="Times New Roman"/>
        </w:rPr>
        <w:t xml:space="preserve">After the optional buffering is conducted, the point extraction method selected will depend on how the user wants the data returned. While the </w:t>
      </w:r>
      <w:r w:rsidR="00AF2E5C">
        <w:rPr>
          <w:rFonts w:ascii="Times New Roman" w:hAnsi="Times New Roman" w:cs="Times New Roman"/>
          <w:i/>
          <w:iCs/>
        </w:rPr>
        <w:t>buffer_coordinates</w:t>
      </w:r>
      <w:r w:rsidR="00AF2E5C">
        <w:rPr>
          <w:rFonts w:ascii="Times New Roman" w:hAnsi="Times New Roman" w:cs="Times New Roman"/>
        </w:rPr>
        <w:t xml:space="preserve"> module was designed to complement the </w:t>
      </w:r>
      <w:r w:rsidR="00AF2E5C">
        <w:rPr>
          <w:rFonts w:ascii="Times New Roman" w:hAnsi="Times New Roman" w:cs="Times New Roman"/>
          <w:i/>
          <w:iCs/>
        </w:rPr>
        <w:t xml:space="preserve">point_extraction </w:t>
      </w:r>
      <w:r w:rsidR="00AF2E5C">
        <w:rPr>
          <w:rFonts w:ascii="Times New Roman" w:hAnsi="Times New Roman" w:cs="Times New Roman"/>
        </w:rPr>
        <w:t xml:space="preserve">module, and likewise, </w:t>
      </w:r>
      <w:r w:rsidR="00AF2E5C">
        <w:rPr>
          <w:rFonts w:ascii="Times New Roman" w:hAnsi="Times New Roman" w:cs="Times New Roman"/>
          <w:i/>
          <w:iCs/>
        </w:rPr>
        <w:t>buffer_and_sample</w:t>
      </w:r>
      <w:r w:rsidR="00AF2E5C">
        <w:rPr>
          <w:rFonts w:ascii="Times New Roman" w:hAnsi="Times New Roman" w:cs="Times New Roman"/>
        </w:rPr>
        <w:t xml:space="preserve"> complements </w:t>
      </w:r>
      <w:r w:rsidR="00AF2E5C">
        <w:rPr>
          <w:rFonts w:ascii="Times New Roman" w:hAnsi="Times New Roman" w:cs="Times New Roman"/>
          <w:i/>
          <w:iCs/>
        </w:rPr>
        <w:t>aggregated_point_extraction</w:t>
      </w:r>
      <w:r w:rsidR="00AF2E5C">
        <w:rPr>
          <w:rFonts w:ascii="Times New Roman" w:hAnsi="Times New Roman" w:cs="Times New Roman"/>
        </w:rPr>
        <w:t xml:space="preserve">, users may be interested in examining the individual values returned by multi-point buffered coordinates. Therefore, coordinates buffered through </w:t>
      </w:r>
      <w:r w:rsidR="00AF2E5C">
        <w:rPr>
          <w:rFonts w:ascii="Times New Roman" w:hAnsi="Times New Roman" w:cs="Times New Roman"/>
          <w:i/>
          <w:iCs/>
        </w:rPr>
        <w:t>buffer_and_sample</w:t>
      </w:r>
      <w:r w:rsidR="00AF2E5C">
        <w:rPr>
          <w:rFonts w:ascii="Times New Roman" w:hAnsi="Times New Roman" w:cs="Times New Roman"/>
        </w:rPr>
        <w:t xml:space="preserve"> can be used in </w:t>
      </w:r>
      <w:r w:rsidR="00AF2E5C">
        <w:rPr>
          <w:rFonts w:ascii="Times New Roman" w:hAnsi="Times New Roman" w:cs="Times New Roman"/>
          <w:i/>
          <w:iCs/>
        </w:rPr>
        <w:t>point_extraction</w:t>
      </w:r>
      <w:r w:rsidR="00AF2E5C">
        <w:rPr>
          <w:rFonts w:ascii="Times New Roman" w:hAnsi="Times New Roman" w:cs="Times New Roman"/>
        </w:rPr>
        <w:t xml:space="preserve">, and user-provided datasets that contain shared plot ID values can be run through </w:t>
      </w:r>
      <w:r w:rsidR="00AF2E5C">
        <w:rPr>
          <w:rFonts w:ascii="Times New Roman" w:hAnsi="Times New Roman" w:cs="Times New Roman"/>
          <w:i/>
          <w:iCs/>
        </w:rPr>
        <w:t>aggregated_point_extraction</w:t>
      </w:r>
      <w:r w:rsidR="00AF2E5C">
        <w:rPr>
          <w:rFonts w:ascii="Times New Roman" w:hAnsi="Times New Roman" w:cs="Times New Roman"/>
        </w:rPr>
        <w:t xml:space="preserve"> to quickly aggregate results over the shared values. </w:t>
      </w:r>
      <w:r w:rsidR="00F65668">
        <w:rPr>
          <w:rFonts w:ascii="Times New Roman" w:hAnsi="Times New Roman" w:cs="Times New Roman"/>
        </w:rPr>
        <w:t>A diagram of all potential workflow options is shown i</w:t>
      </w:r>
      <w:r w:rsidR="00F65668" w:rsidRPr="00C84B6D">
        <w:rPr>
          <w:rFonts w:ascii="Times New Roman" w:hAnsi="Times New Roman" w:cs="Times New Roman"/>
        </w:rPr>
        <w:t xml:space="preserve">n </w:t>
      </w:r>
      <w:r w:rsidR="00C84B6D" w:rsidRPr="00C84B6D">
        <w:rPr>
          <w:rFonts w:ascii="Times New Roman" w:hAnsi="Times New Roman" w:cs="Times New Roman"/>
        </w:rPr>
        <w:fldChar w:fldCharType="begin"/>
      </w:r>
      <w:r w:rsidR="00C84B6D" w:rsidRPr="00C84B6D">
        <w:rPr>
          <w:rFonts w:ascii="Times New Roman" w:hAnsi="Times New Roman" w:cs="Times New Roman"/>
        </w:rPr>
        <w:instrText xml:space="preserve"> REF _Ref227769630 \h </w:instrText>
      </w:r>
      <w:r w:rsidR="00C84B6D">
        <w:rPr>
          <w:rFonts w:ascii="Times New Roman" w:hAnsi="Times New Roman" w:cs="Times New Roman"/>
        </w:rPr>
        <w:instrText xml:space="preserve"> \* MERGEFORMAT </w:instrText>
      </w:r>
      <w:r w:rsidR="00C84B6D" w:rsidRPr="00C84B6D">
        <w:rPr>
          <w:rFonts w:ascii="Times New Roman" w:hAnsi="Times New Roman" w:cs="Times New Roman"/>
        </w:rPr>
      </w:r>
      <w:r w:rsidR="00C84B6D" w:rsidRPr="00C84B6D">
        <w:rPr>
          <w:rFonts w:ascii="Times New Roman" w:hAnsi="Times New Roman" w:cs="Times New Roman"/>
        </w:rPr>
        <w:fldChar w:fldCharType="separate"/>
      </w:r>
      <w:r w:rsidR="00C84B6D" w:rsidRPr="00C84B6D">
        <w:rPr>
          <w:rFonts w:ascii="Times New Roman" w:hAnsi="Times New Roman" w:cs="Times New Roman"/>
        </w:rPr>
        <w:t xml:space="preserve">Figure </w:t>
      </w:r>
      <w:r w:rsidR="00C84B6D" w:rsidRPr="00C84B6D">
        <w:rPr>
          <w:rFonts w:ascii="Times New Roman" w:hAnsi="Times New Roman" w:cs="Times New Roman"/>
          <w:noProof/>
        </w:rPr>
        <w:t>7</w:t>
      </w:r>
      <w:r w:rsidR="00C84B6D" w:rsidRPr="00C84B6D">
        <w:rPr>
          <w:rFonts w:ascii="Times New Roman" w:hAnsi="Times New Roman" w:cs="Times New Roman"/>
        </w:rPr>
        <w:fldChar w:fldCharType="end"/>
      </w:r>
      <w:r w:rsidR="00C84B6D" w:rsidRPr="00C84B6D">
        <w:rPr>
          <w:rFonts w:ascii="Times New Roman" w:hAnsi="Times New Roman" w:cs="Times New Roman"/>
        </w:rPr>
        <w:t>.</w:t>
      </w:r>
    </w:p>
    <w:p w14:paraId="66827C08" w14:textId="07743F53" w:rsidR="00501EB7" w:rsidRDefault="00501EB7" w:rsidP="00501EB7">
      <w:pPr>
        <w:rPr>
          <w:rFonts w:ascii="Times New Roman" w:hAnsi="Times New Roman" w:cs="Times New Roman"/>
        </w:rPr>
      </w:pPr>
      <w:r>
        <w:rPr>
          <w:rFonts w:ascii="Times New Roman" w:hAnsi="Times New Roman" w:cs="Times New Roman"/>
        </w:rPr>
        <w:t>Methodological limitations</w:t>
      </w:r>
    </w:p>
    <w:p w14:paraId="2CAB3B40" w14:textId="75E72DAD" w:rsidR="00501EB7" w:rsidRPr="0039080D" w:rsidRDefault="00501EB7" w:rsidP="00501EB7">
      <w:pPr>
        <w:rPr>
          <w:rFonts w:ascii="Times New Roman" w:hAnsi="Times New Roman" w:cs="Times New Roman"/>
        </w:rPr>
      </w:pPr>
      <w:r>
        <w:rPr>
          <w:rFonts w:ascii="Times New Roman" w:hAnsi="Times New Roman" w:cs="Times New Roman"/>
        </w:rPr>
        <w:tab/>
      </w:r>
      <w:del w:id="83" w:author="Gifford, Tyler" w:date="2026-06-17T16:53:00Z" w16du:dateUtc="2026-06-17T20:53:00Z">
        <w:r w:rsidRPr="00501EB7" w:rsidDel="00554769">
          <w:rPr>
            <w:rFonts w:ascii="Times New Roman" w:hAnsi="Times New Roman" w:cs="Times New Roman"/>
          </w:rPr>
          <w:delText xml:space="preserve"> Some </w:delText>
        </w:r>
      </w:del>
      <w:ins w:id="84" w:author="Gifford, Tyler" w:date="2026-06-17T16:53:00Z" w16du:dateUtc="2026-06-17T20:53:00Z">
        <w:r w:rsidR="00554769">
          <w:rPr>
            <w:rFonts w:ascii="Times New Roman" w:hAnsi="Times New Roman" w:cs="Times New Roman"/>
          </w:rPr>
          <w:t>L</w:t>
        </w:r>
      </w:ins>
      <w:del w:id="85" w:author="Gifford, Tyler" w:date="2026-06-17T16:53:00Z" w16du:dateUtc="2026-06-17T20:53:00Z">
        <w:r w:rsidRPr="00501EB7" w:rsidDel="00554769">
          <w:rPr>
            <w:rFonts w:ascii="Times New Roman" w:hAnsi="Times New Roman" w:cs="Times New Roman"/>
          </w:rPr>
          <w:delText>l</w:delText>
        </w:r>
      </w:del>
      <w:r w:rsidRPr="00501EB7">
        <w:rPr>
          <w:rFonts w:ascii="Times New Roman" w:hAnsi="Times New Roman" w:cs="Times New Roman"/>
        </w:rPr>
        <w:t xml:space="preserve">imitations </w:t>
      </w:r>
      <w:commentRangeStart w:id="86"/>
      <w:del w:id="87" w:author="Gifford, Tyler" w:date="2026-06-17T16:53:00Z" w16du:dateUtc="2026-06-17T20:53:00Z">
        <w:r w:rsidRPr="00501EB7" w:rsidDel="00554769">
          <w:rPr>
            <w:rFonts w:ascii="Times New Roman" w:hAnsi="Times New Roman" w:cs="Times New Roman"/>
          </w:rPr>
          <w:delText>have been observed</w:delText>
        </w:r>
      </w:del>
      <w:ins w:id="88" w:author="Gifford, Tyler" w:date="2026-06-17T16:53:00Z" w16du:dateUtc="2026-06-17T20:53:00Z">
        <w:r w:rsidR="00554769">
          <w:rPr>
            <w:rFonts w:ascii="Times New Roman" w:hAnsi="Times New Roman" w:cs="Times New Roman"/>
          </w:rPr>
          <w:t>exist</w:t>
        </w:r>
      </w:ins>
      <w:r>
        <w:rPr>
          <w:rFonts w:ascii="Times New Roman" w:hAnsi="Times New Roman" w:cs="Times New Roman"/>
        </w:rPr>
        <w:t xml:space="preserve"> </w:t>
      </w:r>
      <w:commentRangeEnd w:id="86"/>
      <w:r w:rsidR="00554769">
        <w:rPr>
          <w:rStyle w:val="CommentReference"/>
          <w:rFonts w:ascii="Times New Roman" w:hAnsi="Times New Roman" w:cs="Times New Roman"/>
          <w:sz w:val="24"/>
          <w:szCs w:val="24"/>
        </w:rPr>
        <w:commentReference w:id="86"/>
      </w:r>
      <w:r>
        <w:rPr>
          <w:rFonts w:ascii="Times New Roman" w:hAnsi="Times New Roman" w:cs="Times New Roman"/>
        </w:rPr>
        <w:t>regarding dataset</w:t>
      </w:r>
      <w:del w:id="89" w:author="Gifford, Tyler" w:date="2026-06-17T16:53:00Z" w16du:dateUtc="2026-06-17T20:53:00Z">
        <w:r w:rsidDel="00554769">
          <w:rPr>
            <w:rFonts w:ascii="Times New Roman" w:hAnsi="Times New Roman" w:cs="Times New Roman"/>
          </w:rPr>
          <w:delText xml:space="preserve"> combability</w:delText>
        </w:r>
      </w:del>
      <w:ins w:id="90" w:author="Gifford, Tyler" w:date="2026-06-17T16:53:00Z" w16du:dateUtc="2026-06-17T20:53:00Z">
        <w:r w:rsidR="00554769">
          <w:rPr>
            <w:rFonts w:ascii="Times New Roman" w:hAnsi="Times New Roman" w:cs="Times New Roman"/>
          </w:rPr>
          <w:t>compatibility</w:t>
        </w:r>
      </w:ins>
      <w:r w:rsidRPr="00501EB7">
        <w:rPr>
          <w:rFonts w:ascii="Times New Roman" w:hAnsi="Times New Roman" w:cs="Times New Roman"/>
        </w:rPr>
        <w:t>. For example, WorldClim Climatology V1 (WORLDCLIM/V1/MONTHLY)</w:t>
      </w:r>
      <w:r w:rsidR="008564A7">
        <w:rPr>
          <w:rFonts w:ascii="Times New Roman" w:hAnsi="Times New Roman" w:cs="Times New Roman"/>
        </w:rPr>
        <w:t xml:space="preserve"> and NEON Canopy Height Model (</w:t>
      </w:r>
      <w:r w:rsidR="008564A7" w:rsidRPr="008564A7">
        <w:rPr>
          <w:rFonts w:ascii="Times New Roman" w:hAnsi="Times New Roman" w:cs="Times New Roman"/>
        </w:rPr>
        <w:t>projects/neon-prod-earthengine/assets/CHM/001</w:t>
      </w:r>
      <w:r w:rsidR="008564A7">
        <w:rPr>
          <w:rFonts w:ascii="Times New Roman" w:hAnsi="Times New Roman" w:cs="Times New Roman"/>
        </w:rPr>
        <w:t xml:space="preserve">) are both ImageCollections, which </w:t>
      </w:r>
      <w:del w:id="91" w:author="Gifford, Tyler" w:date="2026-06-17T16:37:00Z" w16du:dateUtc="2026-06-17T20:37:00Z">
        <w:r w:rsidR="008564A7" w:rsidDel="001D5E93">
          <w:rPr>
            <w:rFonts w:ascii="Times New Roman" w:hAnsi="Times New Roman" w:cs="Times New Roman"/>
          </w:rPr>
          <w:delText>is able to</w:delText>
        </w:r>
      </w:del>
      <w:ins w:id="92" w:author="Gifford, Tyler" w:date="2026-06-17T16:37:00Z" w16du:dateUtc="2026-06-17T20:37:00Z">
        <w:r w:rsidR="001D5E93">
          <w:rPr>
            <w:rFonts w:ascii="Times New Roman" w:hAnsi="Times New Roman" w:cs="Times New Roman"/>
          </w:rPr>
          <w:t>can</w:t>
        </w:r>
      </w:ins>
      <w:r w:rsidR="008564A7">
        <w:rPr>
          <w:rFonts w:ascii="Times New Roman" w:hAnsi="Times New Roman" w:cs="Times New Roman"/>
        </w:rPr>
        <w:t xml:space="preserve"> be handled by the created modules. However, both </w:t>
      </w:r>
      <w:del w:id="93" w:author="Gifford, Tyler" w:date="2026-06-17T16:37:00Z" w16du:dateUtc="2026-06-17T20:37:00Z">
        <w:r w:rsidR="008564A7" w:rsidDel="001D5E93">
          <w:rPr>
            <w:rFonts w:ascii="Times New Roman" w:hAnsi="Times New Roman" w:cs="Times New Roman"/>
          </w:rPr>
          <w:delText xml:space="preserve">of these </w:delText>
        </w:r>
      </w:del>
      <w:r w:rsidR="008564A7">
        <w:rPr>
          <w:rFonts w:ascii="Times New Roman" w:hAnsi="Times New Roman" w:cs="Times New Roman"/>
        </w:rPr>
        <w:t>datasets contain metadata fields attached to the collection objects themselves</w:t>
      </w:r>
      <w:r w:rsidR="00A440E0">
        <w:rPr>
          <w:rFonts w:ascii="Times New Roman" w:hAnsi="Times New Roman" w:cs="Times New Roman"/>
        </w:rPr>
        <w:t xml:space="preserve"> called Image Properties</w:t>
      </w:r>
      <w:r w:rsidR="008564A7">
        <w:rPr>
          <w:rFonts w:ascii="Times New Roman" w:hAnsi="Times New Roman" w:cs="Times New Roman"/>
        </w:rPr>
        <w:t xml:space="preserve">, which are </w:t>
      </w:r>
      <w:r w:rsidR="008564A7">
        <w:rPr>
          <w:rFonts w:ascii="Times New Roman" w:hAnsi="Times New Roman" w:cs="Times New Roman"/>
        </w:rPr>
        <w:lastRenderedPageBreak/>
        <w:t xml:space="preserve">used to filter, sort, and select images. </w:t>
      </w:r>
      <w:r w:rsidR="00A440E0">
        <w:rPr>
          <w:rFonts w:ascii="Times New Roman" w:hAnsi="Times New Roman" w:cs="Times New Roman"/>
        </w:rPr>
        <w:t xml:space="preserve">This changes the process for </w:t>
      </w:r>
      <w:r w:rsidR="003F762F">
        <w:rPr>
          <w:rFonts w:ascii="Times New Roman" w:hAnsi="Times New Roman" w:cs="Times New Roman"/>
        </w:rPr>
        <w:t>filtering</w:t>
      </w:r>
      <w:r w:rsidR="00A440E0">
        <w:rPr>
          <w:rFonts w:ascii="Times New Roman" w:hAnsi="Times New Roman" w:cs="Times New Roman"/>
        </w:rPr>
        <w:t xml:space="preserve"> GEE datasets and was not accounted for/considered in the design process of the </w:t>
      </w:r>
      <w:r w:rsidR="00A440E0">
        <w:rPr>
          <w:rFonts w:ascii="Times New Roman" w:hAnsi="Times New Roman" w:cs="Times New Roman"/>
          <w:i/>
          <w:iCs/>
        </w:rPr>
        <w:t>skiba</w:t>
      </w:r>
      <w:r w:rsidR="00A440E0">
        <w:rPr>
          <w:rFonts w:ascii="Times New Roman" w:hAnsi="Times New Roman" w:cs="Times New Roman"/>
        </w:rPr>
        <w:t xml:space="preserve"> </w:t>
      </w:r>
      <w:r w:rsidR="00B603A3">
        <w:rPr>
          <w:rFonts w:ascii="Times New Roman" w:hAnsi="Times New Roman" w:cs="Times New Roman"/>
        </w:rPr>
        <w:t>app</w:t>
      </w:r>
      <w:r w:rsidR="003F762F">
        <w:rPr>
          <w:rFonts w:ascii="Times New Roman" w:hAnsi="Times New Roman" w:cs="Times New Roman"/>
        </w:rPr>
        <w:t>.</w:t>
      </w:r>
      <w:r w:rsidR="00A440E0">
        <w:rPr>
          <w:rFonts w:ascii="Times New Roman" w:hAnsi="Times New Roman" w:cs="Times New Roman"/>
        </w:rPr>
        <w:t xml:space="preserve"> </w:t>
      </w:r>
      <w:r w:rsidR="003F762F">
        <w:rPr>
          <w:rFonts w:ascii="Times New Roman" w:hAnsi="Times New Roman" w:cs="Times New Roman"/>
        </w:rPr>
        <w:t>T</w:t>
      </w:r>
      <w:r w:rsidR="00A440E0">
        <w:rPr>
          <w:rFonts w:ascii="Times New Roman" w:hAnsi="Times New Roman" w:cs="Times New Roman"/>
        </w:rPr>
        <w:t>herefore</w:t>
      </w:r>
      <w:r w:rsidR="003F762F">
        <w:rPr>
          <w:rFonts w:ascii="Times New Roman" w:hAnsi="Times New Roman" w:cs="Times New Roman"/>
        </w:rPr>
        <w:t>, GEE ImageCollections that contain</w:t>
      </w:r>
      <w:r w:rsidR="00A440E0">
        <w:rPr>
          <w:rFonts w:ascii="Times New Roman" w:hAnsi="Times New Roman" w:cs="Times New Roman"/>
        </w:rPr>
        <w:t xml:space="preserve"> Image Properties </w:t>
      </w:r>
      <w:r w:rsidR="003F762F">
        <w:rPr>
          <w:rFonts w:ascii="Times New Roman" w:hAnsi="Times New Roman" w:cs="Times New Roman"/>
        </w:rPr>
        <w:t xml:space="preserve">are </w:t>
      </w:r>
      <w:r w:rsidR="00A440E0">
        <w:rPr>
          <w:rFonts w:ascii="Times New Roman" w:hAnsi="Times New Roman" w:cs="Times New Roman"/>
        </w:rPr>
        <w:t xml:space="preserve">incompatible with this </w:t>
      </w:r>
      <w:r w:rsidR="00B603A3">
        <w:rPr>
          <w:rFonts w:ascii="Times New Roman" w:hAnsi="Times New Roman" w:cs="Times New Roman"/>
        </w:rPr>
        <w:t>app</w:t>
      </w:r>
      <w:r w:rsidR="00A440E0">
        <w:rPr>
          <w:rFonts w:ascii="Times New Roman" w:hAnsi="Times New Roman" w:cs="Times New Roman"/>
        </w:rPr>
        <w:t xml:space="preserve">. </w:t>
      </w:r>
      <w:del w:id="94" w:author="Gifford, Tyler" w:date="2026-06-17T16:37:00Z" w16du:dateUtc="2026-06-17T20:37:00Z">
        <w:r w:rsidR="00A93191" w:rsidDel="001D5E93">
          <w:rPr>
            <w:rFonts w:ascii="Times New Roman" w:hAnsi="Times New Roman" w:cs="Times New Roman"/>
          </w:rPr>
          <w:delText>Other incompatibilities with GEE datasets may exist but have yet to be observed.</w:delText>
        </w:r>
      </w:del>
    </w:p>
    <w:p w14:paraId="76B39154" w14:textId="2C68F9A9" w:rsidR="00F570C0" w:rsidRPr="0039080D" w:rsidRDefault="00F570C0" w:rsidP="005560DC">
      <w:pPr>
        <w:rPr>
          <w:rFonts w:ascii="Times New Roman" w:hAnsi="Times New Roman" w:cs="Times New Roman"/>
        </w:rPr>
      </w:pPr>
      <w:commentRangeStart w:id="95"/>
      <w:r w:rsidRPr="0039080D">
        <w:rPr>
          <w:rFonts w:ascii="Times New Roman" w:hAnsi="Times New Roman" w:cs="Times New Roman"/>
        </w:rPr>
        <w:t>Streamlit web app</w:t>
      </w:r>
      <w:commentRangeEnd w:id="95"/>
      <w:r w:rsidR="001D5E93" w:rsidRPr="0039080D">
        <w:rPr>
          <w:rStyle w:val="CommentReference"/>
          <w:rFonts w:ascii="Times New Roman" w:hAnsi="Times New Roman" w:cs="Times New Roman"/>
          <w:sz w:val="24"/>
          <w:szCs w:val="24"/>
        </w:rPr>
        <w:commentReference w:id="95"/>
      </w:r>
    </w:p>
    <w:p w14:paraId="20F500B8" w14:textId="0BF6CBD6" w:rsidR="006944A1" w:rsidRDefault="00C84B6D" w:rsidP="0039080D">
      <w:pPr>
        <w:ind w:firstLine="720"/>
        <w:rPr>
          <w:rFonts w:ascii="Times New Roman" w:hAnsi="Times New Roman" w:cs="Times New Roman"/>
        </w:rPr>
      </w:pPr>
      <w:r w:rsidRPr="0039080D">
        <w:rPr>
          <w:rFonts w:ascii="Times New Roman" w:hAnsi="Times New Roman" w:cs="Times New Roman"/>
          <w:noProof/>
        </w:rPr>
        <mc:AlternateContent>
          <mc:Choice Requires="wpg">
            <w:drawing>
              <wp:anchor distT="0" distB="0" distL="114300" distR="114300" simplePos="0" relativeHeight="251639808" behindDoc="0" locked="0" layoutInCell="1" allowOverlap="1" wp14:anchorId="626B7512" wp14:editId="56A9AA7B">
                <wp:simplePos x="0" y="0"/>
                <wp:positionH relativeFrom="margin">
                  <wp:align>left</wp:align>
                </wp:positionH>
                <wp:positionV relativeFrom="page">
                  <wp:posOffset>2274304</wp:posOffset>
                </wp:positionV>
                <wp:extent cx="3187700" cy="2178050"/>
                <wp:effectExtent l="19050" t="19050" r="12700" b="0"/>
                <wp:wrapSquare wrapText="bothSides"/>
                <wp:docPr id="2134151456" name="Group 11"/>
                <wp:cNvGraphicFramePr/>
                <a:graphic xmlns:a="http://schemas.openxmlformats.org/drawingml/2006/main">
                  <a:graphicData uri="http://schemas.microsoft.com/office/word/2010/wordprocessingGroup">
                    <wpg:wgp>
                      <wpg:cNvGrpSpPr/>
                      <wpg:grpSpPr>
                        <a:xfrm>
                          <a:off x="0" y="0"/>
                          <a:ext cx="3187700" cy="2178050"/>
                          <a:chOff x="19049" y="-107674"/>
                          <a:chExt cx="3945256" cy="2464538"/>
                        </a:xfrm>
                      </wpg:grpSpPr>
                      <pic:pic xmlns:pic="http://schemas.openxmlformats.org/drawingml/2006/picture">
                        <pic:nvPicPr>
                          <pic:cNvPr id="2113739714"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19049" y="-107674"/>
                            <a:ext cx="3945256" cy="2245360"/>
                          </a:xfrm>
                          <a:prstGeom prst="rect">
                            <a:avLst/>
                          </a:prstGeom>
                          <a:ln>
                            <a:solidFill>
                              <a:schemeClr val="tx1"/>
                            </a:solidFill>
                          </a:ln>
                        </pic:spPr>
                      </pic:pic>
                      <wps:wsp>
                        <wps:cNvPr id="1177278330" name="Text Box 1"/>
                        <wps:cNvSpPr txBox="1"/>
                        <wps:spPr>
                          <a:xfrm>
                            <a:off x="19050" y="2166364"/>
                            <a:ext cx="3945255" cy="190500"/>
                          </a:xfrm>
                          <a:prstGeom prst="rect">
                            <a:avLst/>
                          </a:prstGeom>
                          <a:solidFill>
                            <a:prstClr val="white"/>
                          </a:solidFill>
                          <a:ln>
                            <a:noFill/>
                          </a:ln>
                        </wps:spPr>
                        <wps:txbx>
                          <w:txbxContent>
                            <w:p w14:paraId="6120A592" w14:textId="0CB7B599" w:rsidR="000F03C3" w:rsidRPr="007464CA" w:rsidRDefault="000F03C3" w:rsidP="000F03C3">
                              <w:pPr>
                                <w:pStyle w:val="Caption"/>
                                <w:rPr>
                                  <w:rFonts w:ascii="Times New Roman" w:hAnsi="Times New Roman" w:cs="Times New Roman"/>
                                  <w:noProof/>
                                </w:rPr>
                              </w:pPr>
                              <w:bookmarkStart w:id="96" w:name="_Ref227769532"/>
                              <w:r>
                                <w:t xml:space="preserve">Figure </w:t>
                              </w:r>
                              <w:fldSimple w:instr=" SEQ Figure \* ARABIC ">
                                <w:r w:rsidR="003968EF">
                                  <w:rPr>
                                    <w:noProof/>
                                  </w:rPr>
                                  <w:t>6</w:t>
                                </w:r>
                              </w:fldSimple>
                              <w:bookmarkEnd w:id="96"/>
                              <w:r>
                                <w:t xml:space="preserve">: </w:t>
                              </w:r>
                              <w:r w:rsidR="009F0E6F">
                                <w:t>General f</w:t>
                              </w:r>
                              <w:r w:rsidRPr="00A07E9C">
                                <w:t xml:space="preserve">ramework for </w:t>
                              </w:r>
                              <w:r w:rsidR="00802CF1">
                                <w:t>application</w:t>
                              </w:r>
                              <w:r w:rsidRPr="00A07E9C">
                                <w:t xml:space="preserve"> use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6B7512" id="Group 11" o:spid="_x0000_s1045" style="position:absolute;left:0;text-align:left;margin-left:0;margin-top:179.1pt;width:251pt;height:171.5pt;z-index:251639808;mso-position-horizontal:left;mso-position-horizontal-relative:margin;mso-position-vertical-relative:page;mso-width-relative:margin;mso-height-relative:margin" coordorigin="190,-1076" coordsize="39452,2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">
                <v:shape id="Picture 1" o:spid="_x0000_s1046" type="#_x0000_t75" style="position:absolute;left:190;top:-1076;width:39453;height:22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" stroked="t" strokecolor="black [3213]">
                  <v:imagedata r:id="rId25" o:title=""/>
                  <v:path arrowok="t"/>
                </v:shape>
                <v:shape id="Text Box 1" o:spid="_x0000_s1047" type="#_x0000_t202" style="position:absolute;left:190;top:21663;width:394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" stroked="f">
                  <v:textbox inset="0,0,0,0">
                    <w:txbxContent>
                      <w:p w14:paraId="6120A592" w14:textId="0CB7B599" w:rsidR="000F03C3" w:rsidRPr="007464CA" w:rsidRDefault="000F03C3" w:rsidP="000F03C3">
                        <w:pPr>
                          <w:pStyle w:val="Caption"/>
                          <w:rPr>
                            <w:rFonts w:ascii="Times New Roman" w:hAnsi="Times New Roman" w:cs="Times New Roman"/>
                            <w:noProof/>
                          </w:rPr>
                        </w:pPr>
                        <w:bookmarkStart w:id="97" w:name="_Ref227769532"/>
                        <w:r>
                          <w:t xml:space="preserve">Figure </w:t>
                        </w:r>
                        <w:fldSimple w:instr=" SEQ Figure \* ARABIC ">
                          <w:r w:rsidR="003968EF">
                            <w:rPr>
                              <w:noProof/>
                            </w:rPr>
                            <w:t>6</w:t>
                          </w:r>
                        </w:fldSimple>
                        <w:bookmarkEnd w:id="97"/>
                        <w:r>
                          <w:t xml:space="preserve">: </w:t>
                        </w:r>
                        <w:r w:rsidR="009F0E6F">
                          <w:t>General f</w:t>
                        </w:r>
                        <w:r w:rsidRPr="00A07E9C">
                          <w:t xml:space="preserve">ramework for </w:t>
                        </w:r>
                        <w:r w:rsidR="00802CF1">
                          <w:t>application</w:t>
                        </w:r>
                        <w:r w:rsidRPr="00A07E9C">
                          <w:t xml:space="preserve"> use</w:t>
                        </w:r>
                      </w:p>
                    </w:txbxContent>
                  </v:textbox>
                </v:shape>
                <w10:wrap type="square" anchorx="margin" anchory="page"/>
              </v:group>
            </w:pict>
          </mc:Fallback>
        </mc:AlternateContent>
      </w:r>
      <w:r w:rsidR="0074205F">
        <w:rPr>
          <w:rFonts w:ascii="Times New Roman" w:hAnsi="Times New Roman" w:cs="Times New Roman"/>
        </w:rPr>
        <w:t xml:space="preserve">While the </w:t>
      </w:r>
      <w:r w:rsidR="0074205F">
        <w:rPr>
          <w:rFonts w:ascii="Times New Roman" w:hAnsi="Times New Roman" w:cs="Times New Roman"/>
          <w:i/>
          <w:iCs/>
        </w:rPr>
        <w:t>skiba</w:t>
      </w:r>
      <w:r w:rsidR="0074205F">
        <w:rPr>
          <w:rFonts w:ascii="Times New Roman" w:hAnsi="Times New Roman" w:cs="Times New Roman"/>
        </w:rPr>
        <w:t xml:space="preserve"> </w:t>
      </w:r>
      <w:r w:rsidR="005175C9">
        <w:rPr>
          <w:rFonts w:ascii="Times New Roman" w:hAnsi="Times New Roman" w:cs="Times New Roman"/>
        </w:rPr>
        <w:t>P</w:t>
      </w:r>
      <w:r w:rsidR="0074205F">
        <w:rPr>
          <w:rFonts w:ascii="Times New Roman" w:hAnsi="Times New Roman" w:cs="Times New Roman"/>
        </w:rPr>
        <w:t xml:space="preserve">ython </w:t>
      </w:r>
      <w:r w:rsidR="00B603A3">
        <w:rPr>
          <w:rFonts w:ascii="Times New Roman" w:hAnsi="Times New Roman" w:cs="Times New Roman"/>
        </w:rPr>
        <w:t>app</w:t>
      </w:r>
      <w:r w:rsidR="0074205F">
        <w:rPr>
          <w:rFonts w:ascii="Times New Roman" w:hAnsi="Times New Roman" w:cs="Times New Roman"/>
        </w:rPr>
        <w:t xml:space="preserve"> removes </w:t>
      </w:r>
      <w:r w:rsidR="000026AF">
        <w:rPr>
          <w:rFonts w:ascii="Times New Roman" w:hAnsi="Times New Roman" w:cs="Times New Roman"/>
        </w:rPr>
        <w:t>many</w:t>
      </w:r>
      <w:r w:rsidR="0074205F">
        <w:rPr>
          <w:rFonts w:ascii="Times New Roman" w:hAnsi="Times New Roman" w:cs="Times New Roman"/>
        </w:rPr>
        <w:t xml:space="preserve"> technical barriers and streamlines coordinate buffering and point extraction processes, the </w:t>
      </w:r>
      <w:r w:rsidR="000026AF">
        <w:rPr>
          <w:rFonts w:ascii="Times New Roman" w:hAnsi="Times New Roman" w:cs="Times New Roman"/>
        </w:rPr>
        <w:t xml:space="preserve">required </w:t>
      </w:r>
      <w:r w:rsidR="0074205F">
        <w:rPr>
          <w:rFonts w:ascii="Times New Roman" w:hAnsi="Times New Roman" w:cs="Times New Roman"/>
        </w:rPr>
        <w:t xml:space="preserve">Python </w:t>
      </w:r>
      <w:r w:rsidR="000026AF">
        <w:rPr>
          <w:rFonts w:ascii="Times New Roman" w:hAnsi="Times New Roman" w:cs="Times New Roman"/>
        </w:rPr>
        <w:t>skills needed to operate this app is enough to still</w:t>
      </w:r>
      <w:r w:rsidR="006944A1">
        <w:rPr>
          <w:rFonts w:ascii="Times New Roman" w:hAnsi="Times New Roman" w:cs="Times New Roman"/>
        </w:rPr>
        <w:t xml:space="preserve"> deter users from</w:t>
      </w:r>
      <w:r w:rsidR="005846E2">
        <w:rPr>
          <w:rFonts w:ascii="Times New Roman" w:hAnsi="Times New Roman" w:cs="Times New Roman"/>
        </w:rPr>
        <w:t xml:space="preserve"> utilizing this app</w:t>
      </w:r>
      <w:r w:rsidR="0074205F">
        <w:rPr>
          <w:rFonts w:ascii="Times New Roman" w:hAnsi="Times New Roman" w:cs="Times New Roman"/>
        </w:rPr>
        <w:t xml:space="preserve">. </w:t>
      </w:r>
      <w:r w:rsidR="005175C9">
        <w:rPr>
          <w:rFonts w:ascii="Times New Roman" w:hAnsi="Times New Roman" w:cs="Times New Roman"/>
        </w:rPr>
        <w:t xml:space="preserve">To remove </w:t>
      </w:r>
      <w:r w:rsidR="004813F8">
        <w:rPr>
          <w:rFonts w:ascii="Times New Roman" w:hAnsi="Times New Roman" w:cs="Times New Roman"/>
        </w:rPr>
        <w:t>any remaining coding requirements</w:t>
      </w:r>
      <w:r w:rsidR="005175C9">
        <w:rPr>
          <w:rFonts w:ascii="Times New Roman" w:hAnsi="Times New Roman" w:cs="Times New Roman"/>
        </w:rPr>
        <w:t xml:space="preserve">, a web application </w:t>
      </w:r>
      <w:r w:rsidR="00B122CC">
        <w:rPr>
          <w:rFonts w:ascii="Times New Roman" w:hAnsi="Times New Roman" w:cs="Times New Roman"/>
        </w:rPr>
        <w:t xml:space="preserve">hosted </w:t>
      </w:r>
      <w:r w:rsidR="005175C9">
        <w:rPr>
          <w:rFonts w:ascii="Times New Roman" w:hAnsi="Times New Roman" w:cs="Times New Roman"/>
        </w:rPr>
        <w:t xml:space="preserve">on </w:t>
      </w:r>
      <w:commentRangeStart w:id="98"/>
      <w:r w:rsidR="005175C9">
        <w:rPr>
          <w:rFonts w:ascii="Times New Roman" w:hAnsi="Times New Roman" w:cs="Times New Roman"/>
        </w:rPr>
        <w:t>Streamlit</w:t>
      </w:r>
      <w:commentRangeEnd w:id="98"/>
      <w:r w:rsidR="001D5E93">
        <w:rPr>
          <w:rStyle w:val="CommentReference"/>
          <w:rFonts w:ascii="Times New Roman" w:hAnsi="Times New Roman" w:cs="Times New Roman"/>
          <w:sz w:val="24"/>
          <w:szCs w:val="24"/>
        </w:rPr>
        <w:commentReference w:id="98"/>
      </w:r>
      <w:r w:rsidR="005175C9">
        <w:rPr>
          <w:rFonts w:ascii="Times New Roman" w:hAnsi="Times New Roman" w:cs="Times New Roman"/>
        </w:rPr>
        <w:t xml:space="preserve"> was created that contains the same modules as the Python app but with some differences</w:t>
      </w:r>
      <w:r w:rsidR="004813F8">
        <w:rPr>
          <w:rFonts w:ascii="Times New Roman" w:hAnsi="Times New Roman" w:cs="Times New Roman"/>
        </w:rPr>
        <w:t xml:space="preserve"> in the back-end development</w:t>
      </w:r>
      <w:r w:rsidR="005175C9">
        <w:rPr>
          <w:rFonts w:ascii="Times New Roman" w:hAnsi="Times New Roman" w:cs="Times New Roman"/>
        </w:rPr>
        <w:t xml:space="preserve">. </w:t>
      </w:r>
    </w:p>
    <w:p w14:paraId="4486A2E2" w14:textId="55D6BE12" w:rsidR="00B45B35" w:rsidRDefault="00C84B6D" w:rsidP="0039080D">
      <w:pPr>
        <w:ind w:firstLine="720"/>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88960" behindDoc="0" locked="0" layoutInCell="1" allowOverlap="1" wp14:anchorId="2CDAEDBD" wp14:editId="5B3FF938">
                <wp:simplePos x="0" y="0"/>
                <wp:positionH relativeFrom="margin">
                  <wp:align>center</wp:align>
                </wp:positionH>
                <wp:positionV relativeFrom="margin">
                  <wp:align>bottom</wp:align>
                </wp:positionV>
                <wp:extent cx="5426075" cy="4605655"/>
                <wp:effectExtent l="19050" t="19050" r="22225" b="4445"/>
                <wp:wrapTopAndBottom/>
                <wp:docPr id="737570258" name="Group 10"/>
                <wp:cNvGraphicFramePr/>
                <a:graphic xmlns:a="http://schemas.openxmlformats.org/drawingml/2006/main">
                  <a:graphicData uri="http://schemas.microsoft.com/office/word/2010/wordprocessingGroup">
                    <wpg:wgp>
                      <wpg:cNvGrpSpPr/>
                      <wpg:grpSpPr>
                        <a:xfrm>
                          <a:off x="0" y="0"/>
                          <a:ext cx="5426075" cy="4605655"/>
                          <a:chOff x="86264" y="3907766"/>
                          <a:chExt cx="5097145" cy="4606113"/>
                        </a:xfrm>
                      </wpg:grpSpPr>
                      <pic:pic xmlns:pic="http://schemas.openxmlformats.org/drawingml/2006/picture">
                        <pic:nvPicPr>
                          <pic:cNvPr id="1482684993"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86264" y="3907766"/>
                            <a:ext cx="5097145" cy="4330065"/>
                          </a:xfrm>
                          <a:prstGeom prst="rect">
                            <a:avLst/>
                          </a:prstGeom>
                          <a:ln>
                            <a:solidFill>
                              <a:schemeClr val="tx1"/>
                            </a:solidFill>
                          </a:ln>
                        </pic:spPr>
                      </pic:pic>
                      <wps:wsp>
                        <wps:cNvPr id="1440771317" name="Text Box 1"/>
                        <wps:cNvSpPr txBox="1"/>
                        <wps:spPr>
                          <a:xfrm>
                            <a:off x="86264" y="8298156"/>
                            <a:ext cx="5097145" cy="215723"/>
                          </a:xfrm>
                          <a:prstGeom prst="rect">
                            <a:avLst/>
                          </a:prstGeom>
                          <a:solidFill>
                            <a:prstClr val="white"/>
                          </a:solidFill>
                          <a:ln>
                            <a:noFill/>
                          </a:ln>
                        </wps:spPr>
                        <wps:txbx>
                          <w:txbxContent>
                            <w:p w14:paraId="4C29137B" w14:textId="711A2B2A" w:rsidR="00F65668" w:rsidRPr="002837EB" w:rsidRDefault="00F65668" w:rsidP="00F65668">
                              <w:pPr>
                                <w:pStyle w:val="Caption"/>
                                <w:rPr>
                                  <w:rFonts w:ascii="Times New Roman" w:hAnsi="Times New Roman" w:cs="Times New Roman"/>
                                </w:rPr>
                              </w:pPr>
                              <w:bookmarkStart w:id="99" w:name="_Ref227769630"/>
                              <w:r>
                                <w:t xml:space="preserve">Figure </w:t>
                              </w:r>
                              <w:fldSimple w:instr=" SEQ Figure \* ARABIC ">
                                <w:r w:rsidR="003968EF">
                                  <w:rPr>
                                    <w:noProof/>
                                  </w:rPr>
                                  <w:t>7</w:t>
                                </w:r>
                              </w:fldSimple>
                              <w:bookmarkEnd w:id="99"/>
                              <w:r>
                                <w:t xml:space="preserve">: </w:t>
                              </w:r>
                              <w:r w:rsidR="000D64DF">
                                <w:t>Complete w</w:t>
                              </w:r>
                              <w:r>
                                <w:t>orkflow</w:t>
                              </w:r>
                              <w:r w:rsidR="000D64DF">
                                <w:t xml:space="preserve"> options</w:t>
                              </w:r>
                              <w:r>
                                <w:t xml:space="preserve"> for module use</w:t>
                              </w:r>
                              <w:r w:rsidR="007F11C5">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DAEDBD" id="Group 10" o:spid="_x0000_s1048" style="position:absolute;left:0;text-align:left;margin-left:0;margin-top:0;width:427.25pt;height:362.65pt;z-index:251688960;mso-position-horizontal:center;mso-position-horizontal-relative:margin;mso-position-vertical:bottom;mso-position-vertical-relative:margin;mso-width-relative:margin;mso-height-relative:margin" coordorigin="862,39077" coordsize="50971,46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">
                <v:shape id="Picture 1" o:spid="_x0000_s1049" type="#_x0000_t75" style="position:absolute;left:862;top:39077;width:50972;height:43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" stroked="t" strokecolor="black [3213]">
                  <v:imagedata r:id="rId27" o:title=""/>
                  <v:path arrowok="t"/>
                </v:shape>
                <v:shape id="Text Box 1" o:spid="_x0000_s1050" type="#_x0000_t202" style="position:absolute;left:862;top:82981;width:5097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" stroked="f">
                  <v:textbox inset="0,0,0,0">
                    <w:txbxContent>
                      <w:p w14:paraId="4C29137B" w14:textId="711A2B2A" w:rsidR="00F65668" w:rsidRPr="002837EB" w:rsidRDefault="00F65668" w:rsidP="00F65668">
                        <w:pPr>
                          <w:pStyle w:val="Caption"/>
                          <w:rPr>
                            <w:rFonts w:ascii="Times New Roman" w:hAnsi="Times New Roman" w:cs="Times New Roman"/>
                          </w:rPr>
                        </w:pPr>
                        <w:bookmarkStart w:id="100" w:name="_Ref227769630"/>
                        <w:r>
                          <w:t xml:space="preserve">Figure </w:t>
                        </w:r>
                        <w:fldSimple w:instr=" SEQ Figure \* ARABIC ">
                          <w:r w:rsidR="003968EF">
                            <w:rPr>
                              <w:noProof/>
                            </w:rPr>
                            <w:t>7</w:t>
                          </w:r>
                        </w:fldSimple>
                        <w:bookmarkEnd w:id="100"/>
                        <w:r>
                          <w:t xml:space="preserve">: </w:t>
                        </w:r>
                        <w:r w:rsidR="000D64DF">
                          <w:t>Complete w</w:t>
                        </w:r>
                        <w:r>
                          <w:t>orkflow</w:t>
                        </w:r>
                        <w:r w:rsidR="000D64DF">
                          <w:t xml:space="preserve"> options</w:t>
                        </w:r>
                        <w:r>
                          <w:t xml:space="preserve"> for module use</w:t>
                        </w:r>
                        <w:r w:rsidR="007F11C5">
                          <w:t>.</w:t>
                        </w:r>
                      </w:p>
                    </w:txbxContent>
                  </v:textbox>
                </v:shape>
                <w10:wrap type="topAndBottom" anchorx="margin" anchory="margin"/>
              </v:group>
            </w:pict>
          </mc:Fallback>
        </mc:AlternateContent>
      </w:r>
      <w:r w:rsidR="005175C9">
        <w:rPr>
          <w:rFonts w:ascii="Times New Roman" w:hAnsi="Times New Roman" w:cs="Times New Roman"/>
        </w:rPr>
        <w:t xml:space="preserve">While each of the four modules in the Python app is recreated in the web app, there are structural differences due to </w:t>
      </w:r>
      <w:r w:rsidR="005175C9">
        <w:rPr>
          <w:rFonts w:ascii="Times New Roman" w:hAnsi="Times New Roman" w:cs="Times New Roman"/>
          <w:i/>
          <w:iCs/>
        </w:rPr>
        <w:t>ipywidgets</w:t>
      </w:r>
      <w:r w:rsidR="005175C9">
        <w:rPr>
          <w:rFonts w:ascii="Times New Roman" w:hAnsi="Times New Roman" w:cs="Times New Roman"/>
        </w:rPr>
        <w:t xml:space="preserve"> not being compatible with Streamlit. Streamlit offers its own collection of widgets. Therefore, the web app is a recreation of the Python package within a Streamlit environment, and the Python package is not called within the web app. </w:t>
      </w:r>
      <w:r w:rsidR="00B122CC">
        <w:rPr>
          <w:rFonts w:ascii="Times New Roman" w:hAnsi="Times New Roman" w:cs="Times New Roman"/>
        </w:rPr>
        <w:t xml:space="preserve">A significant impact of this is that the web app will lag behind the </w:t>
      </w:r>
      <w:ins w:id="101" w:author="Gifford, Tyler" w:date="2026-06-15T17:21:00Z" w16du:dateUtc="2026-06-15T21:21:00Z">
        <w:r w:rsidR="00D22950">
          <w:rPr>
            <w:rFonts w:ascii="Times New Roman" w:hAnsi="Times New Roman" w:cs="Times New Roman"/>
          </w:rPr>
          <w:t>P</w:t>
        </w:r>
      </w:ins>
      <w:del w:id="102" w:author="Gifford, Tyler" w:date="2026-06-15T17:21:00Z" w16du:dateUtc="2026-06-15T21:21:00Z">
        <w:r w:rsidR="00B122CC" w:rsidDel="00D22950">
          <w:rPr>
            <w:rFonts w:ascii="Times New Roman" w:hAnsi="Times New Roman" w:cs="Times New Roman"/>
          </w:rPr>
          <w:delText>p</w:delText>
        </w:r>
      </w:del>
      <w:r w:rsidR="00B122CC">
        <w:rPr>
          <w:rFonts w:ascii="Times New Roman" w:hAnsi="Times New Roman" w:cs="Times New Roman"/>
        </w:rPr>
        <w:t xml:space="preserve">ython app’s functionality </w:t>
      </w:r>
      <w:commentRangeStart w:id="103"/>
      <w:r w:rsidR="00B122CC">
        <w:rPr>
          <w:rFonts w:ascii="Times New Roman" w:hAnsi="Times New Roman" w:cs="Times New Roman"/>
        </w:rPr>
        <w:t>until the web app is manually updated.</w:t>
      </w:r>
      <w:commentRangeEnd w:id="103"/>
      <w:r w:rsidR="001D5E93">
        <w:rPr>
          <w:rStyle w:val="CommentReference"/>
          <w:rFonts w:ascii="Times New Roman" w:hAnsi="Times New Roman" w:cs="Times New Roman"/>
          <w:sz w:val="24"/>
          <w:szCs w:val="24"/>
        </w:rPr>
        <w:commentReference w:id="103"/>
      </w:r>
      <w:r w:rsidR="00B122CC">
        <w:rPr>
          <w:rFonts w:ascii="Times New Roman" w:hAnsi="Times New Roman" w:cs="Times New Roman"/>
        </w:rPr>
        <w:t xml:space="preserve"> </w:t>
      </w:r>
    </w:p>
    <w:p w14:paraId="7CF3EF9C" w14:textId="52B31A51" w:rsidR="00765291" w:rsidRDefault="005175C9" w:rsidP="0039080D">
      <w:pPr>
        <w:ind w:firstLine="720"/>
        <w:rPr>
          <w:rFonts w:ascii="Times New Roman" w:hAnsi="Times New Roman" w:cs="Times New Roman"/>
        </w:rPr>
      </w:pPr>
      <w:commentRangeStart w:id="104"/>
      <w:r>
        <w:rPr>
          <w:rFonts w:ascii="Times New Roman" w:hAnsi="Times New Roman" w:cs="Times New Roman"/>
        </w:rPr>
        <w:t>In addition, GEE is initialized through a pre-designated Google account held by the app maintainer, and web app users are not able to use their own Google Earth Engine Project</w:t>
      </w:r>
      <w:r w:rsidR="00B45B35">
        <w:rPr>
          <w:rFonts w:ascii="Times New Roman" w:hAnsi="Times New Roman" w:cs="Times New Roman"/>
        </w:rPr>
        <w:t>, unlike in the Python app, where GEE is manually initialized with a</w:t>
      </w:r>
      <w:r w:rsidR="00092ED5">
        <w:rPr>
          <w:rFonts w:ascii="Times New Roman" w:hAnsi="Times New Roman" w:cs="Times New Roman"/>
        </w:rPr>
        <w:t xml:space="preserve"> user-owned account</w:t>
      </w:r>
      <w:r>
        <w:rPr>
          <w:rFonts w:ascii="Times New Roman" w:hAnsi="Times New Roman" w:cs="Times New Roman"/>
        </w:rPr>
        <w:t xml:space="preserve">. </w:t>
      </w:r>
      <w:commentRangeEnd w:id="104"/>
      <w:r w:rsidR="001D5E93">
        <w:rPr>
          <w:rStyle w:val="CommentReference"/>
          <w:rFonts w:ascii="Times New Roman" w:hAnsi="Times New Roman" w:cs="Times New Roman"/>
          <w:sz w:val="24"/>
          <w:szCs w:val="24"/>
        </w:rPr>
        <w:commentReference w:id="104"/>
      </w:r>
      <w:r>
        <w:rPr>
          <w:rFonts w:ascii="Times New Roman" w:hAnsi="Times New Roman" w:cs="Times New Roman"/>
        </w:rPr>
        <w:t xml:space="preserve">This is notable </w:t>
      </w:r>
      <w:r w:rsidR="004D210B">
        <w:rPr>
          <w:rFonts w:ascii="Times New Roman" w:hAnsi="Times New Roman" w:cs="Times New Roman"/>
        </w:rPr>
        <w:t xml:space="preserve">particularly when users with sensitive plot coordinates are only </w:t>
      </w:r>
      <w:r w:rsidR="00092ED5">
        <w:rPr>
          <w:rFonts w:ascii="Times New Roman" w:hAnsi="Times New Roman" w:cs="Times New Roman"/>
        </w:rPr>
        <w:t>permitted</w:t>
      </w:r>
      <w:r w:rsidR="004D210B">
        <w:rPr>
          <w:rFonts w:ascii="Times New Roman" w:hAnsi="Times New Roman" w:cs="Times New Roman"/>
        </w:rPr>
        <w:t xml:space="preserve"> to run raw coordinates through an approved Google account.</w:t>
      </w:r>
      <w:r w:rsidR="001E73DD">
        <w:rPr>
          <w:rFonts w:ascii="Times New Roman" w:hAnsi="Times New Roman" w:cs="Times New Roman"/>
        </w:rPr>
        <w:t xml:space="preserve"> Debugging error messages </w:t>
      </w:r>
      <w:r w:rsidR="001752F1">
        <w:rPr>
          <w:rFonts w:ascii="Times New Roman" w:hAnsi="Times New Roman" w:cs="Times New Roman"/>
        </w:rPr>
        <w:t>i</w:t>
      </w:r>
      <w:r w:rsidR="001E73DD">
        <w:rPr>
          <w:rFonts w:ascii="Times New Roman" w:hAnsi="Times New Roman" w:cs="Times New Roman"/>
        </w:rPr>
        <w:t xml:space="preserve">s also difficult since </w:t>
      </w:r>
      <w:r w:rsidR="004C1862">
        <w:rPr>
          <w:rFonts w:ascii="Times New Roman" w:hAnsi="Times New Roman" w:cs="Times New Roman"/>
        </w:rPr>
        <w:t xml:space="preserve">the </w:t>
      </w:r>
      <w:r w:rsidR="001E73DD">
        <w:rPr>
          <w:rFonts w:ascii="Times New Roman" w:hAnsi="Times New Roman" w:cs="Times New Roman"/>
        </w:rPr>
        <w:t xml:space="preserve">detailed error codes are </w:t>
      </w:r>
      <w:r w:rsidR="00092ED5">
        <w:rPr>
          <w:rFonts w:ascii="Times New Roman" w:hAnsi="Times New Roman" w:cs="Times New Roman"/>
        </w:rPr>
        <w:t>only visible to</w:t>
      </w:r>
      <w:r w:rsidR="001E73DD">
        <w:rPr>
          <w:rFonts w:ascii="Times New Roman" w:hAnsi="Times New Roman" w:cs="Times New Roman"/>
        </w:rPr>
        <w:t xml:space="preserve"> maintainers.</w:t>
      </w:r>
    </w:p>
    <w:p w14:paraId="333F978C" w14:textId="13F6E9DD" w:rsidR="00357704" w:rsidRDefault="00357704" w:rsidP="0039080D">
      <w:pPr>
        <w:ind w:firstLine="720"/>
        <w:rPr>
          <w:rFonts w:ascii="Times New Roman" w:hAnsi="Times New Roman" w:cs="Times New Roman"/>
        </w:rPr>
      </w:pPr>
      <w:commentRangeStart w:id="105"/>
      <w:r>
        <w:rPr>
          <w:rFonts w:ascii="Times New Roman" w:hAnsi="Times New Roman" w:cs="Times New Roman"/>
        </w:rPr>
        <w:t>While limitations exist with the web application</w:t>
      </w:r>
      <w:r w:rsidR="009A7D1E">
        <w:rPr>
          <w:rFonts w:ascii="Times New Roman" w:hAnsi="Times New Roman" w:cs="Times New Roman"/>
        </w:rPr>
        <w:t xml:space="preserve"> that can be improved in the future</w:t>
      </w:r>
      <w:r>
        <w:rPr>
          <w:rFonts w:ascii="Times New Roman" w:hAnsi="Times New Roman" w:cs="Times New Roman"/>
        </w:rPr>
        <w:t xml:space="preserve">, the </w:t>
      </w:r>
      <w:r w:rsidR="009D6B81">
        <w:rPr>
          <w:rFonts w:ascii="Times New Roman" w:hAnsi="Times New Roman" w:cs="Times New Roman"/>
        </w:rPr>
        <w:t>major a</w:t>
      </w:r>
      <w:r>
        <w:rPr>
          <w:rFonts w:ascii="Times New Roman" w:hAnsi="Times New Roman" w:cs="Times New Roman"/>
        </w:rPr>
        <w:t>dvantage</w:t>
      </w:r>
      <w:r w:rsidR="009D6B81">
        <w:rPr>
          <w:rFonts w:ascii="Times New Roman" w:hAnsi="Times New Roman" w:cs="Times New Roman"/>
        </w:rPr>
        <w:t>s</w:t>
      </w:r>
      <w:r>
        <w:rPr>
          <w:rFonts w:ascii="Times New Roman" w:hAnsi="Times New Roman" w:cs="Times New Roman"/>
        </w:rPr>
        <w:t xml:space="preserve"> </w:t>
      </w:r>
      <w:r w:rsidR="009D6B81">
        <w:rPr>
          <w:rFonts w:ascii="Times New Roman" w:hAnsi="Times New Roman" w:cs="Times New Roman"/>
        </w:rPr>
        <w:t xml:space="preserve">are that all coding requirements are removed, </w:t>
      </w:r>
      <w:r w:rsidR="009A7D1E">
        <w:rPr>
          <w:rFonts w:ascii="Times New Roman" w:hAnsi="Times New Roman" w:cs="Times New Roman"/>
        </w:rPr>
        <w:t xml:space="preserve">in turn </w:t>
      </w:r>
      <w:r w:rsidR="009D6B81">
        <w:rPr>
          <w:rFonts w:ascii="Times New Roman" w:hAnsi="Times New Roman" w:cs="Times New Roman"/>
        </w:rPr>
        <w:t xml:space="preserve">increasing accessibility to users with limited coding knowledge, and it </w:t>
      </w:r>
      <w:r>
        <w:rPr>
          <w:rFonts w:ascii="Times New Roman" w:hAnsi="Times New Roman" w:cs="Times New Roman"/>
        </w:rPr>
        <w:t>is accessibl</w:t>
      </w:r>
      <w:r w:rsidR="009D6B81">
        <w:rPr>
          <w:rFonts w:ascii="Times New Roman" w:hAnsi="Times New Roman" w:cs="Times New Roman"/>
        </w:rPr>
        <w:t>e</w:t>
      </w:r>
      <w:r>
        <w:rPr>
          <w:rFonts w:ascii="Times New Roman" w:hAnsi="Times New Roman" w:cs="Times New Roman"/>
        </w:rPr>
        <w:t xml:space="preserve"> from any computer</w:t>
      </w:r>
      <w:r w:rsidR="009D6B81">
        <w:rPr>
          <w:rFonts w:ascii="Times New Roman" w:hAnsi="Times New Roman" w:cs="Times New Roman"/>
        </w:rPr>
        <w:t xml:space="preserve"> with internet access, without</w:t>
      </w:r>
      <w:r w:rsidR="00456261">
        <w:rPr>
          <w:rFonts w:ascii="Times New Roman" w:hAnsi="Times New Roman" w:cs="Times New Roman"/>
        </w:rPr>
        <w:t xml:space="preserve"> r</w:t>
      </w:r>
      <w:r w:rsidR="00711C6B">
        <w:rPr>
          <w:rFonts w:ascii="Times New Roman" w:hAnsi="Times New Roman" w:cs="Times New Roman"/>
        </w:rPr>
        <w:t xml:space="preserve">equiring a </w:t>
      </w:r>
      <w:r w:rsidR="009D6B81">
        <w:rPr>
          <w:rFonts w:ascii="Times New Roman" w:hAnsi="Times New Roman" w:cs="Times New Roman"/>
        </w:rPr>
        <w:t>Python environment</w:t>
      </w:r>
      <w:r w:rsidR="00711C6B">
        <w:rPr>
          <w:rFonts w:ascii="Times New Roman" w:hAnsi="Times New Roman" w:cs="Times New Roman"/>
        </w:rPr>
        <w:t xml:space="preserve"> to run</w:t>
      </w:r>
      <w:r w:rsidR="009D6B81">
        <w:rPr>
          <w:rFonts w:ascii="Times New Roman" w:hAnsi="Times New Roman" w:cs="Times New Roman"/>
        </w:rPr>
        <w:t>.</w:t>
      </w:r>
      <w:commentRangeEnd w:id="105"/>
      <w:r w:rsidR="00865198">
        <w:rPr>
          <w:rStyle w:val="CommentReference"/>
          <w:rFonts w:ascii="Times New Roman" w:hAnsi="Times New Roman" w:cs="Times New Roman"/>
          <w:sz w:val="24"/>
          <w:szCs w:val="24"/>
        </w:rPr>
        <w:commentReference w:id="105"/>
      </w:r>
    </w:p>
    <w:p w14:paraId="2D5DBE94" w14:textId="1E272C31" w:rsidR="00905876" w:rsidRDefault="00D44B68" w:rsidP="00D44B68">
      <w:pPr>
        <w:rPr>
          <w:rFonts w:ascii="Times New Roman" w:hAnsi="Times New Roman" w:cs="Times New Roman"/>
        </w:rPr>
      </w:pPr>
      <w:r w:rsidRPr="0039080D">
        <w:rPr>
          <w:rFonts w:ascii="Times New Roman" w:hAnsi="Times New Roman" w:cs="Times New Roman"/>
        </w:rPr>
        <w:lastRenderedPageBreak/>
        <w:t>Case study – Forest Inventory</w:t>
      </w:r>
    </w:p>
    <w:p w14:paraId="30E38CA1" w14:textId="580AF0F3" w:rsidR="00F639B2" w:rsidRDefault="001D6F3C" w:rsidP="00D44B68">
      <w:pPr>
        <w:rPr>
          <w:rFonts w:ascii="Times New Roman" w:hAnsi="Times New Roman" w:cs="Times New Roman"/>
        </w:rPr>
      </w:pPr>
      <w:r>
        <w:rPr>
          <w:rFonts w:ascii="Times New Roman" w:hAnsi="Times New Roman" w:cs="Times New Roman"/>
        </w:rPr>
        <w:tab/>
      </w:r>
      <w:commentRangeStart w:id="106"/>
      <w:r w:rsidR="00F639B2" w:rsidRPr="00F639B2">
        <w:rPr>
          <w:rFonts w:ascii="Times New Roman" w:hAnsi="Times New Roman" w:cs="Times New Roman"/>
        </w:rPr>
        <w:t xml:space="preserve">We </w:t>
      </w:r>
      <w:commentRangeEnd w:id="106"/>
      <w:r w:rsidR="00F639B2">
        <w:rPr>
          <w:rStyle w:val="CommentReference"/>
          <w:rFonts w:ascii="Times New Roman" w:hAnsi="Times New Roman" w:cs="Times New Roman"/>
          <w:sz w:val="24"/>
          <w:szCs w:val="24"/>
        </w:rPr>
        <w:commentReference w:id="106"/>
      </w:r>
      <w:r>
        <w:rPr>
          <w:rFonts w:ascii="Times New Roman" w:hAnsi="Times New Roman" w:cs="Times New Roman"/>
        </w:rPr>
        <w:t xml:space="preserve">demonstrate the utility of the </w:t>
      </w:r>
      <w:r>
        <w:rPr>
          <w:rFonts w:ascii="Times New Roman" w:hAnsi="Times New Roman" w:cs="Times New Roman"/>
          <w:i/>
          <w:iCs/>
        </w:rPr>
        <w:t xml:space="preserve">skiba </w:t>
      </w:r>
      <w:r>
        <w:rPr>
          <w:rFonts w:ascii="Times New Roman" w:hAnsi="Times New Roman" w:cs="Times New Roman"/>
        </w:rPr>
        <w:t xml:space="preserve">app through </w:t>
      </w:r>
      <w:r w:rsidR="001F76BC">
        <w:rPr>
          <w:rFonts w:ascii="Times New Roman" w:hAnsi="Times New Roman" w:cs="Times New Roman"/>
        </w:rPr>
        <w:t xml:space="preserve">comparing elevation values extracted from the </w:t>
      </w:r>
      <w:r>
        <w:rPr>
          <w:rFonts w:ascii="Times New Roman" w:hAnsi="Times New Roman" w:cs="Times New Roman"/>
        </w:rPr>
        <w:t xml:space="preserve">point extraction modules </w:t>
      </w:r>
      <w:r w:rsidR="001F76BC">
        <w:rPr>
          <w:rFonts w:ascii="Times New Roman" w:hAnsi="Times New Roman" w:cs="Times New Roman"/>
        </w:rPr>
        <w:t xml:space="preserve">against reported values from a forest inventory </w:t>
      </w:r>
      <w:r>
        <w:rPr>
          <w:rFonts w:ascii="Times New Roman" w:hAnsi="Times New Roman" w:cs="Times New Roman"/>
        </w:rPr>
        <w:t xml:space="preserve">and quantifying the differences of returned values produced via the different buffering approaches developed. </w:t>
      </w:r>
      <w:commentRangeStart w:id="107"/>
      <w:commentRangeStart w:id="108"/>
      <w:r>
        <w:rPr>
          <w:rFonts w:ascii="Times New Roman" w:hAnsi="Times New Roman" w:cs="Times New Roman"/>
        </w:rPr>
        <w:t>To validate the point extraction modules, we compared recorded values against queried values.</w:t>
      </w:r>
      <w:commentRangeEnd w:id="107"/>
      <w:r w:rsidR="0015449B">
        <w:rPr>
          <w:rStyle w:val="CommentReference"/>
          <w:rFonts w:ascii="Times New Roman" w:hAnsi="Times New Roman" w:cs="Times New Roman"/>
          <w:sz w:val="24"/>
          <w:szCs w:val="24"/>
        </w:rPr>
        <w:commentReference w:id="107"/>
      </w:r>
      <w:commentRangeEnd w:id="108"/>
      <w:r w:rsidR="006129CB">
        <w:rPr>
          <w:rStyle w:val="CommentReference"/>
          <w:rFonts w:ascii="Times New Roman" w:hAnsi="Times New Roman" w:cs="Times New Roman"/>
          <w:sz w:val="24"/>
          <w:szCs w:val="24"/>
        </w:rPr>
        <w:commentReference w:id="108"/>
      </w:r>
      <w:r>
        <w:rPr>
          <w:rFonts w:ascii="Times New Roman" w:hAnsi="Times New Roman" w:cs="Times New Roman"/>
        </w:rPr>
        <w:t xml:space="preserve"> </w:t>
      </w:r>
      <w:r w:rsidR="00C848AB">
        <w:rPr>
          <w:rFonts w:ascii="Times New Roman" w:hAnsi="Times New Roman" w:cs="Times New Roman"/>
        </w:rPr>
        <w:t xml:space="preserve">We evaluated the differences in returned values produced by the buffering approaches against true plot values to investigate if the buffering approaches reduce </w:t>
      </w:r>
      <w:commentRangeStart w:id="109"/>
      <w:r w:rsidR="00C848AB">
        <w:rPr>
          <w:rFonts w:ascii="Times New Roman" w:hAnsi="Times New Roman" w:cs="Times New Roman"/>
        </w:rPr>
        <w:t>estimation bias</w:t>
      </w:r>
      <w:commentRangeEnd w:id="109"/>
      <w:r w:rsidR="00865198">
        <w:rPr>
          <w:rStyle w:val="CommentReference"/>
          <w:rFonts w:ascii="Times New Roman" w:hAnsi="Times New Roman" w:cs="Times New Roman"/>
          <w:sz w:val="24"/>
          <w:szCs w:val="24"/>
        </w:rPr>
        <w:commentReference w:id="109"/>
      </w:r>
      <w:r w:rsidR="00C848AB">
        <w:rPr>
          <w:rFonts w:ascii="Times New Roman" w:hAnsi="Times New Roman" w:cs="Times New Roman"/>
        </w:rPr>
        <w:t xml:space="preserve">. </w:t>
      </w:r>
      <w:r w:rsidR="004760E0">
        <w:rPr>
          <w:rFonts w:ascii="Times New Roman" w:hAnsi="Times New Roman" w:cs="Times New Roman"/>
        </w:rPr>
        <w:t xml:space="preserve">The </w:t>
      </w:r>
      <w:r w:rsidR="004760E0" w:rsidRPr="004760E0">
        <w:rPr>
          <w:rFonts w:ascii="Times New Roman" w:hAnsi="Times New Roman" w:cs="Times New Roman"/>
        </w:rPr>
        <w:t>U.S. Forest Service Forest Inventory and Analysis’s (FIA) long</w:t>
      </w:r>
      <w:r w:rsidR="00F57E5D">
        <w:rPr>
          <w:rFonts w:ascii="Times New Roman" w:hAnsi="Times New Roman" w:cs="Times New Roman"/>
        </w:rPr>
        <w:t>-</w:t>
      </w:r>
      <w:r w:rsidR="004760E0" w:rsidRPr="004760E0">
        <w:rPr>
          <w:rFonts w:ascii="Times New Roman" w:hAnsi="Times New Roman" w:cs="Times New Roman"/>
        </w:rPr>
        <w:t xml:space="preserve">term forest monitoring </w:t>
      </w:r>
      <w:r w:rsidR="004760E0">
        <w:rPr>
          <w:rFonts w:ascii="Times New Roman" w:hAnsi="Times New Roman" w:cs="Times New Roman"/>
        </w:rPr>
        <w:t>inventory was selected to demonstrate how this application can supplement operational forest inventories.</w:t>
      </w:r>
      <w:r w:rsidR="00F57E5D">
        <w:rPr>
          <w:rFonts w:ascii="Times New Roman" w:hAnsi="Times New Roman" w:cs="Times New Roman"/>
        </w:rPr>
        <w:t xml:space="preserve"> </w:t>
      </w:r>
    </w:p>
    <w:p w14:paraId="05A802CA" w14:textId="4B6B5981" w:rsidR="007F3B0D" w:rsidDel="00554769" w:rsidRDefault="007F3B0D" w:rsidP="00D44B68">
      <w:pPr>
        <w:rPr>
          <w:moveFrom w:id="110" w:author="Gifford, Tyler" w:date="2026-06-17T16:58:00Z" w16du:dateUtc="2026-06-17T20:58:00Z"/>
          <w:rFonts w:ascii="Times New Roman" w:hAnsi="Times New Roman" w:cs="Times New Roman"/>
        </w:rPr>
      </w:pPr>
      <w:moveFromRangeStart w:id="111" w:author="Gifford, Tyler" w:date="2026-06-17T16:58:00Z" w:name="move232607940"/>
      <w:commentRangeStart w:id="112"/>
      <w:moveFrom w:id="113" w:author="Gifford, Tyler" w:date="2026-06-17T16:58:00Z" w16du:dateUtc="2026-06-17T20:58:00Z">
        <w:r w:rsidDel="00554769">
          <w:rPr>
            <w:rFonts w:ascii="Times New Roman" w:hAnsi="Times New Roman" w:cs="Times New Roman"/>
          </w:rPr>
          <w:t>Point extraction study</w:t>
        </w:r>
        <w:r w:rsidR="00C460FC" w:rsidDel="00554769">
          <w:rPr>
            <w:rFonts w:ascii="Times New Roman" w:hAnsi="Times New Roman" w:cs="Times New Roman"/>
          </w:rPr>
          <w:t xml:space="preserve"> with elevation data</w:t>
        </w:r>
        <w:commentRangeEnd w:id="112"/>
        <w:r w:rsidR="00865198" w:rsidDel="00554769">
          <w:rPr>
            <w:rStyle w:val="CommentReference"/>
            <w:rFonts w:ascii="Times New Roman" w:hAnsi="Times New Roman" w:cs="Times New Roman"/>
            <w:sz w:val="24"/>
            <w:szCs w:val="24"/>
          </w:rPr>
          <w:commentReference w:id="112"/>
        </w:r>
      </w:moveFrom>
    </w:p>
    <w:moveFromRangeEnd w:id="111"/>
    <w:p w14:paraId="4C06C4F4" w14:textId="0B38D3E7" w:rsidR="00BB01AD" w:rsidRDefault="00F57E5D" w:rsidP="00F639B2">
      <w:pPr>
        <w:ind w:firstLine="720"/>
        <w:rPr>
          <w:ins w:id="114" w:author="Gifford, Tyler" w:date="2026-06-17T16:58:00Z" w16du:dateUtc="2026-06-17T20:58:00Z"/>
          <w:rFonts w:ascii="Times New Roman" w:hAnsi="Times New Roman" w:cs="Times New Roman"/>
        </w:rPr>
      </w:pPr>
      <w:r>
        <w:rPr>
          <w:rFonts w:ascii="Times New Roman" w:hAnsi="Times New Roman" w:cs="Times New Roman"/>
        </w:rPr>
        <w:t>Th</w:t>
      </w:r>
      <w:r w:rsidR="00DE116E">
        <w:rPr>
          <w:rFonts w:ascii="Times New Roman" w:hAnsi="Times New Roman" w:cs="Times New Roman"/>
        </w:rPr>
        <w:t>e</w:t>
      </w:r>
      <w:r>
        <w:rPr>
          <w:rFonts w:ascii="Times New Roman" w:hAnsi="Times New Roman" w:cs="Times New Roman"/>
        </w:rPr>
        <w:t xml:space="preserve"> </w:t>
      </w:r>
      <w:r w:rsidR="00F639B2">
        <w:rPr>
          <w:rFonts w:ascii="Times New Roman" w:hAnsi="Times New Roman" w:cs="Times New Roman"/>
        </w:rPr>
        <w:t xml:space="preserve">FIA’s </w:t>
      </w:r>
      <w:r>
        <w:rPr>
          <w:rFonts w:ascii="Times New Roman" w:hAnsi="Times New Roman" w:cs="Times New Roman"/>
        </w:rPr>
        <w:t>forest monitoring program serves as the U</w:t>
      </w:r>
      <w:r w:rsidR="00566C7E">
        <w:rPr>
          <w:rFonts w:ascii="Times New Roman" w:hAnsi="Times New Roman" w:cs="Times New Roman"/>
        </w:rPr>
        <w:t>nited State</w:t>
      </w:r>
      <w:r>
        <w:rPr>
          <w:rFonts w:ascii="Times New Roman" w:hAnsi="Times New Roman" w:cs="Times New Roman"/>
        </w:rPr>
        <w:t>s</w:t>
      </w:r>
      <w:r w:rsidR="00566C7E">
        <w:rPr>
          <w:rFonts w:ascii="Times New Roman" w:hAnsi="Times New Roman" w:cs="Times New Roman"/>
        </w:rPr>
        <w:t>’</w:t>
      </w:r>
      <w:r>
        <w:rPr>
          <w:rFonts w:ascii="Times New Roman" w:hAnsi="Times New Roman" w:cs="Times New Roman"/>
        </w:rPr>
        <w:t xml:space="preserve"> national forest inventory and is prominently used in forest studies to provide stand-level metrics and as validation data.</w:t>
      </w:r>
      <w:r w:rsidR="00A269CC">
        <w:rPr>
          <w:rFonts w:ascii="Times New Roman" w:hAnsi="Times New Roman" w:cs="Times New Roman"/>
        </w:rPr>
        <w:t xml:space="preserve"> </w:t>
      </w:r>
      <w:r w:rsidR="00BB01AD" w:rsidRPr="00BB01AD">
        <w:rPr>
          <w:rFonts w:ascii="Times New Roman" w:hAnsi="Times New Roman" w:cs="Times New Roman"/>
        </w:rPr>
        <w:t xml:space="preserve">The FIA’s forest plots </w:t>
      </w:r>
      <w:r w:rsidR="00F639B2">
        <w:rPr>
          <w:rFonts w:ascii="Times New Roman" w:hAnsi="Times New Roman" w:cs="Times New Roman"/>
        </w:rPr>
        <w:t xml:space="preserve">are </w:t>
      </w:r>
      <w:commentRangeStart w:id="115"/>
      <w:r w:rsidR="00F639B2">
        <w:rPr>
          <w:rFonts w:ascii="Times New Roman" w:hAnsi="Times New Roman" w:cs="Times New Roman"/>
        </w:rPr>
        <w:t>~1 ac plot</w:t>
      </w:r>
      <w:commentRangeEnd w:id="115"/>
      <w:r w:rsidR="00554769">
        <w:rPr>
          <w:rStyle w:val="CommentReference"/>
          <w:rFonts w:ascii="Times New Roman" w:hAnsi="Times New Roman" w:cs="Times New Roman"/>
          <w:sz w:val="24"/>
          <w:szCs w:val="24"/>
        </w:rPr>
        <w:commentReference w:id="115"/>
      </w:r>
      <w:r w:rsidR="00F639B2">
        <w:rPr>
          <w:rFonts w:ascii="Times New Roman" w:hAnsi="Times New Roman" w:cs="Times New Roman"/>
        </w:rPr>
        <w:t xml:space="preserve"> containing tree and stand level measurements that are remeasured </w:t>
      </w:r>
      <w:r w:rsidR="00566C7E">
        <w:rPr>
          <w:rFonts w:ascii="Times New Roman" w:hAnsi="Times New Roman" w:cs="Times New Roman"/>
        </w:rPr>
        <w:t>at various intervals depending on the region</w:t>
      </w:r>
      <w:r w:rsidR="00F639B2">
        <w:rPr>
          <w:rFonts w:ascii="Times New Roman" w:hAnsi="Times New Roman" w:cs="Times New Roman"/>
        </w:rPr>
        <w:t>.</w:t>
      </w:r>
      <w:r w:rsidR="00566C7E">
        <w:rPr>
          <w:rFonts w:ascii="Times New Roman" w:hAnsi="Times New Roman" w:cs="Times New Roman"/>
        </w:rPr>
        <w:t xml:space="preserve"> </w:t>
      </w:r>
      <w:r w:rsidR="00BB01AD" w:rsidRPr="00BB01AD">
        <w:rPr>
          <w:rFonts w:ascii="Times New Roman" w:hAnsi="Times New Roman" w:cs="Times New Roman"/>
        </w:rPr>
        <w:t xml:space="preserve">Plot coordinates are </w:t>
      </w:r>
      <w:r w:rsidR="00566C7E">
        <w:rPr>
          <w:rFonts w:ascii="Times New Roman" w:hAnsi="Times New Roman" w:cs="Times New Roman"/>
        </w:rPr>
        <w:t>recorded</w:t>
      </w:r>
      <w:r w:rsidR="00BB01AD" w:rsidRPr="00BB01AD">
        <w:rPr>
          <w:rFonts w:ascii="Times New Roman" w:hAnsi="Times New Roman" w:cs="Times New Roman"/>
        </w:rPr>
        <w:t xml:space="preserve"> a</w:t>
      </w:r>
      <w:r w:rsidR="00566C7E">
        <w:rPr>
          <w:rFonts w:ascii="Times New Roman" w:hAnsi="Times New Roman" w:cs="Times New Roman"/>
        </w:rPr>
        <w:t>t</w:t>
      </w:r>
      <w:r w:rsidR="00BB01AD" w:rsidRPr="00BB01AD">
        <w:rPr>
          <w:rFonts w:ascii="Times New Roman" w:hAnsi="Times New Roman" w:cs="Times New Roman"/>
        </w:rPr>
        <w:t xml:space="preserve"> plot center </w:t>
      </w:r>
      <w:commentRangeStart w:id="116"/>
      <w:r w:rsidR="00566C7E">
        <w:rPr>
          <w:rFonts w:ascii="Times New Roman" w:hAnsi="Times New Roman" w:cs="Times New Roman"/>
        </w:rPr>
        <w:t>[</w:t>
      </w:r>
      <w:r w:rsidR="00BB01AD" w:rsidRPr="00BB01AD">
        <w:rPr>
          <w:rFonts w:ascii="Times New Roman" w:hAnsi="Times New Roman" w:cs="Times New Roman"/>
        </w:rPr>
        <w:t>of the subplot</w:t>
      </w:r>
      <w:r w:rsidR="00566C7E">
        <w:rPr>
          <w:rFonts w:ascii="Times New Roman" w:hAnsi="Times New Roman" w:cs="Times New Roman"/>
        </w:rPr>
        <w:t xml:space="preserve"> (I don’t know if this is right)]</w:t>
      </w:r>
      <w:r w:rsidR="00BB01AD" w:rsidRPr="00BB01AD">
        <w:rPr>
          <w:rFonts w:ascii="Times New Roman" w:hAnsi="Times New Roman" w:cs="Times New Roman"/>
        </w:rPr>
        <w:t xml:space="preserve">. </w:t>
      </w:r>
      <w:commentRangeEnd w:id="116"/>
      <w:r w:rsidR="00554769" w:rsidRPr="00BB01AD">
        <w:rPr>
          <w:rStyle w:val="CommentReference"/>
          <w:rFonts w:ascii="Times New Roman" w:hAnsi="Times New Roman" w:cs="Times New Roman"/>
          <w:sz w:val="24"/>
          <w:szCs w:val="24"/>
        </w:rPr>
        <w:commentReference w:id="116"/>
      </w:r>
      <w:r w:rsidR="00BB01AD" w:rsidRPr="00BB01AD">
        <w:rPr>
          <w:rFonts w:ascii="Times New Roman" w:hAnsi="Times New Roman" w:cs="Times New Roman"/>
        </w:rPr>
        <w:t xml:space="preserve">To preserve the integrity of this forest monitoring program and </w:t>
      </w:r>
      <w:r w:rsidR="00566C7E">
        <w:rPr>
          <w:rFonts w:ascii="Times New Roman" w:hAnsi="Times New Roman" w:cs="Times New Roman"/>
        </w:rPr>
        <w:t xml:space="preserve">protect </w:t>
      </w:r>
      <w:r w:rsidR="00BB01AD" w:rsidRPr="00BB01AD">
        <w:rPr>
          <w:rFonts w:ascii="Times New Roman" w:hAnsi="Times New Roman" w:cs="Times New Roman"/>
        </w:rPr>
        <w:t>private landowners</w:t>
      </w:r>
      <w:r w:rsidR="00566C7E">
        <w:rPr>
          <w:rFonts w:ascii="Times New Roman" w:hAnsi="Times New Roman" w:cs="Times New Roman"/>
        </w:rPr>
        <w:t xml:space="preserve">’ information, </w:t>
      </w:r>
      <w:r w:rsidR="00BB01AD" w:rsidRPr="00BB01AD">
        <w:rPr>
          <w:rFonts w:ascii="Times New Roman" w:hAnsi="Times New Roman" w:cs="Times New Roman"/>
        </w:rPr>
        <w:t xml:space="preserve">exact plot coordinates are classified. </w:t>
      </w:r>
      <w:r w:rsidR="00963A12">
        <w:rPr>
          <w:rFonts w:ascii="Times New Roman" w:hAnsi="Times New Roman" w:cs="Times New Roman"/>
        </w:rPr>
        <w:t>To compensate for the protected coordinates</w:t>
      </w:r>
      <w:r w:rsidR="00BB01AD" w:rsidRPr="00BB01AD">
        <w:rPr>
          <w:rFonts w:ascii="Times New Roman" w:hAnsi="Times New Roman" w:cs="Times New Roman"/>
        </w:rPr>
        <w:t xml:space="preserve">, the FIA provides publicly available coordinates that are buffered between a half to a 1-mile radius, with an additional swapping of plot identifiers for plots located on privately owned lands. The full methodology for this process can be found in </w:t>
      </w:r>
      <w:commentRangeStart w:id="117"/>
      <w:r w:rsidR="00BB01AD" w:rsidRPr="00BB01AD">
        <w:rPr>
          <w:rFonts w:ascii="Times New Roman" w:hAnsi="Times New Roman" w:cs="Times New Roman"/>
        </w:rPr>
        <w:fldChar w:fldCharType="begin"/>
      </w:r>
      <w:r w:rsidR="00BB01AD" w:rsidRPr="00BB01AD">
        <w:rPr>
          <w:rFonts w:ascii="Times New Roman" w:hAnsi="Times New Roman" w:cs="Times New Roman"/>
        </w:rPr>
        <w:instrText xml:space="preserve"> ADDIN ZOTERO_ITEM CSL_CITATION {"citationID":"MTH6SJdF","properties":{"unsorted":false,"formattedCitation":"(Bechtold and Patterson 2015)","plainCitation":"(Bechtold and Patterson 2015)","noteIndex":0},"citationItems":[{"id":24,"uris":["http://zotero.org/users/local/5Susl5II/items/TBFE8JPA"],"itemData":{"id":24,"type":"report","citation-key":"bechtoldEnhancedForestInventory2015","DOI":"10.2737/SRS-GTR-80","language":"en","number":"SRS-GTR-80","page":"SRS-GTR-80","publisher":"U.S. Department of Agriculture, Forest Service, Southern Research Station","publisher-place":"Asheville, NC","source":"DOI.org (Crossref)","title":"The Enhanced Forest Inventory and Analysis Program � National Sampling Design and Estimation Procedures","URL":"https://www.fs.usda.gov/treesearch/pubs/20371","author":[{"family":"Bechtold","given":"William A."},{"family":"Patterson","given":"Paul L."}],"accessed":{"date-parts":[["2025",3,25]]},"issued":{"date-parts":[["2015"]]}}}],"schema":"https://github.com/citation-style-language/schema/raw/master/csl-citation.json"} </w:instrText>
      </w:r>
      <w:r w:rsidR="00BB01AD" w:rsidRPr="00BB01AD">
        <w:rPr>
          <w:rFonts w:ascii="Times New Roman" w:hAnsi="Times New Roman" w:cs="Times New Roman"/>
        </w:rPr>
        <w:fldChar w:fldCharType="separate"/>
      </w:r>
      <w:r w:rsidR="00BB01AD" w:rsidRPr="00BB01AD">
        <w:rPr>
          <w:rFonts w:ascii="Times New Roman" w:hAnsi="Times New Roman" w:cs="Times New Roman"/>
        </w:rPr>
        <w:t>(Bechtold and Patterson 2015)</w:t>
      </w:r>
      <w:r w:rsidR="00BB01AD" w:rsidRPr="00BB01AD">
        <w:rPr>
          <w:rFonts w:ascii="Times New Roman" w:hAnsi="Times New Roman" w:cs="Times New Roman"/>
        </w:rPr>
        <w:fldChar w:fldCharType="end"/>
      </w:r>
      <w:commentRangeEnd w:id="117"/>
      <w:r w:rsidR="00554769" w:rsidRPr="00BB01AD">
        <w:rPr>
          <w:rStyle w:val="CommentReference"/>
          <w:rFonts w:ascii="Times New Roman" w:hAnsi="Times New Roman" w:cs="Times New Roman"/>
          <w:sz w:val="24"/>
          <w:szCs w:val="24"/>
        </w:rPr>
        <w:commentReference w:id="117"/>
      </w:r>
      <w:r w:rsidR="00BB01AD" w:rsidRPr="00BB01AD">
        <w:rPr>
          <w:rFonts w:ascii="Times New Roman" w:hAnsi="Times New Roman" w:cs="Times New Roman"/>
        </w:rPr>
        <w:t>. For this case study, we obtained</w:t>
      </w:r>
      <w:r w:rsidR="00546359">
        <w:rPr>
          <w:rFonts w:ascii="Times New Roman" w:hAnsi="Times New Roman" w:cs="Times New Roman"/>
        </w:rPr>
        <w:t xml:space="preserve"> </w:t>
      </w:r>
      <w:r w:rsidR="00BB01AD" w:rsidRPr="00BB01AD">
        <w:rPr>
          <w:rFonts w:ascii="Times New Roman" w:hAnsi="Times New Roman" w:cs="Times New Roman"/>
        </w:rPr>
        <w:t>both the public and confidential plot coordinates. As only coordinates located within public lands of national forests and parks of southern Appalachia are used, the public plot coordinates are only buffered. Therefore, we d</w:t>
      </w:r>
      <w:r w:rsidR="00566C7E">
        <w:rPr>
          <w:rFonts w:ascii="Times New Roman" w:hAnsi="Times New Roman" w:cs="Times New Roman"/>
        </w:rPr>
        <w:t>id</w:t>
      </w:r>
      <w:r w:rsidR="00BB01AD" w:rsidRPr="00BB01AD">
        <w:rPr>
          <w:rFonts w:ascii="Times New Roman" w:hAnsi="Times New Roman" w:cs="Times New Roman"/>
        </w:rPr>
        <w:t xml:space="preserve"> not need to correct for swapped plot identifiers in our analysis.</w:t>
      </w:r>
    </w:p>
    <w:p w14:paraId="020AE9EE" w14:textId="77777777" w:rsidR="00554769" w:rsidRDefault="00554769" w:rsidP="00554769">
      <w:pPr>
        <w:rPr>
          <w:moveTo w:id="118" w:author="Gifford, Tyler" w:date="2026-06-17T16:58:00Z" w16du:dateUtc="2026-06-17T20:58:00Z"/>
          <w:rFonts w:ascii="Times New Roman" w:hAnsi="Times New Roman" w:cs="Times New Roman"/>
        </w:rPr>
      </w:pPr>
      <w:moveToRangeStart w:id="119" w:author="Gifford, Tyler" w:date="2026-06-17T16:58:00Z" w:name="move232607940"/>
      <w:commentRangeStart w:id="120"/>
      <w:moveTo w:id="121" w:author="Gifford, Tyler" w:date="2026-06-17T16:58:00Z" w16du:dateUtc="2026-06-17T20:58:00Z">
        <w:r>
          <w:rPr>
            <w:rFonts w:ascii="Times New Roman" w:hAnsi="Times New Roman" w:cs="Times New Roman"/>
          </w:rPr>
          <w:t>Point extraction study with elevation data</w:t>
        </w:r>
        <w:commentRangeEnd w:id="120"/>
        <w:r>
          <w:rPr>
            <w:rStyle w:val="CommentReference"/>
            <w:rFonts w:ascii="Times New Roman" w:hAnsi="Times New Roman" w:cs="Times New Roman"/>
            <w:sz w:val="24"/>
            <w:szCs w:val="24"/>
          </w:rPr>
          <w:commentReference w:id="120"/>
        </w:r>
      </w:moveTo>
    </w:p>
    <w:moveToRangeEnd w:id="119"/>
    <w:p w14:paraId="0102B6BF" w14:textId="45CB8FFB" w:rsidR="00554769" w:rsidDel="00554769" w:rsidRDefault="00554769" w:rsidP="00F639B2">
      <w:pPr>
        <w:ind w:firstLine="720"/>
        <w:rPr>
          <w:del w:id="122" w:author="Gifford, Tyler" w:date="2026-06-17T16:58:00Z" w16du:dateUtc="2026-06-17T20:58:00Z"/>
          <w:rFonts w:ascii="Times New Roman" w:hAnsi="Times New Roman" w:cs="Times New Roman"/>
        </w:rPr>
      </w:pPr>
    </w:p>
    <w:p w14:paraId="356B58B2" w14:textId="176F6F8C" w:rsidR="007F3B0D" w:rsidRDefault="00546359" w:rsidP="00963A12">
      <w:pPr>
        <w:rPr>
          <w:rFonts w:ascii="Times New Roman" w:hAnsi="Times New Roman" w:cs="Times New Roman"/>
        </w:rPr>
      </w:pPr>
      <w:r>
        <w:rPr>
          <w:rFonts w:ascii="Times New Roman" w:hAnsi="Times New Roman" w:cs="Times New Roman"/>
        </w:rPr>
        <w:tab/>
      </w:r>
      <w:commentRangeStart w:id="123"/>
      <w:r>
        <w:rPr>
          <w:rFonts w:ascii="Times New Roman" w:hAnsi="Times New Roman" w:cs="Times New Roman"/>
        </w:rPr>
        <w:t xml:space="preserve">To </w:t>
      </w:r>
      <w:r w:rsidR="00566C7E">
        <w:rPr>
          <w:rFonts w:ascii="Times New Roman" w:hAnsi="Times New Roman" w:cs="Times New Roman"/>
        </w:rPr>
        <w:t>evaluate the accuracy of the point extraction modules</w:t>
      </w:r>
      <w:commentRangeEnd w:id="123"/>
      <w:r w:rsidR="0015449B">
        <w:rPr>
          <w:rStyle w:val="CommentReference"/>
          <w:rFonts w:ascii="Times New Roman" w:hAnsi="Times New Roman" w:cs="Times New Roman"/>
          <w:sz w:val="24"/>
          <w:szCs w:val="24"/>
        </w:rPr>
        <w:commentReference w:id="123"/>
      </w:r>
      <w:r>
        <w:rPr>
          <w:rFonts w:ascii="Times New Roman" w:hAnsi="Times New Roman" w:cs="Times New Roman"/>
        </w:rPr>
        <w:t xml:space="preserve">, we examined the FIA reported elevation values against the </w:t>
      </w:r>
      <w:r w:rsidRPr="00546359">
        <w:rPr>
          <w:rFonts w:ascii="Times New Roman" w:hAnsi="Times New Roman" w:cs="Times New Roman"/>
        </w:rPr>
        <w:t>NASA SRTM Digital Elevation 30m dataset</w:t>
      </w:r>
      <w:r>
        <w:rPr>
          <w:rFonts w:ascii="Times New Roman" w:hAnsi="Times New Roman" w:cs="Times New Roman"/>
        </w:rPr>
        <w:t xml:space="preserve"> </w:t>
      </w:r>
      <w:r w:rsidR="00566C7E">
        <w:rPr>
          <w:rFonts w:ascii="Times New Roman" w:hAnsi="Times New Roman" w:cs="Times New Roman"/>
        </w:rPr>
        <w:t xml:space="preserve">available </w:t>
      </w:r>
      <w:r>
        <w:rPr>
          <w:rFonts w:ascii="Times New Roman" w:hAnsi="Times New Roman" w:cs="Times New Roman"/>
        </w:rPr>
        <w:t>on Google Earth Engine.</w:t>
      </w:r>
      <w:r w:rsidR="0023760A">
        <w:rPr>
          <w:rFonts w:ascii="Times New Roman" w:hAnsi="Times New Roman" w:cs="Times New Roman"/>
        </w:rPr>
        <w:t xml:space="preserve"> The </w:t>
      </w:r>
      <w:r w:rsidR="00566C7E">
        <w:rPr>
          <w:rFonts w:ascii="Times New Roman" w:hAnsi="Times New Roman" w:cs="Times New Roman"/>
        </w:rPr>
        <w:t xml:space="preserve">NASA </w:t>
      </w:r>
      <w:r w:rsidR="0023760A">
        <w:rPr>
          <w:rFonts w:ascii="Times New Roman" w:hAnsi="Times New Roman" w:cs="Times New Roman"/>
        </w:rPr>
        <w:t>dataset’s availability is from</w:t>
      </w:r>
      <w:r>
        <w:rPr>
          <w:rFonts w:ascii="Times New Roman" w:hAnsi="Times New Roman" w:cs="Times New Roman"/>
        </w:rPr>
        <w:t xml:space="preserve"> </w:t>
      </w:r>
      <w:r w:rsidR="0023760A" w:rsidRPr="0023760A">
        <w:rPr>
          <w:rFonts w:ascii="Times New Roman" w:hAnsi="Times New Roman" w:cs="Times New Roman"/>
        </w:rPr>
        <w:t>February 11</w:t>
      </w:r>
      <w:r w:rsidR="0023760A" w:rsidRPr="0023760A">
        <w:rPr>
          <w:rFonts w:ascii="Times New Roman" w:hAnsi="Times New Roman" w:cs="Times New Roman"/>
          <w:vertAlign w:val="superscript"/>
        </w:rPr>
        <w:t>th</w:t>
      </w:r>
      <w:r w:rsidR="0023760A" w:rsidRPr="0023760A">
        <w:rPr>
          <w:rFonts w:ascii="Times New Roman" w:hAnsi="Times New Roman" w:cs="Times New Roman"/>
        </w:rPr>
        <w:t xml:space="preserve"> to 22</w:t>
      </w:r>
      <w:r w:rsidR="0023760A" w:rsidRPr="0023760A">
        <w:rPr>
          <w:rFonts w:ascii="Times New Roman" w:hAnsi="Times New Roman" w:cs="Times New Roman"/>
          <w:vertAlign w:val="superscript"/>
        </w:rPr>
        <w:t>nd</w:t>
      </w:r>
      <w:r w:rsidR="0023760A" w:rsidRPr="0023760A">
        <w:rPr>
          <w:rFonts w:ascii="Times New Roman" w:hAnsi="Times New Roman" w:cs="Times New Roman"/>
        </w:rPr>
        <w:t xml:space="preserve"> of 2000</w:t>
      </w:r>
      <w:r w:rsidR="0023760A">
        <w:rPr>
          <w:rFonts w:ascii="Times New Roman" w:hAnsi="Times New Roman" w:cs="Times New Roman"/>
        </w:rPr>
        <w:t xml:space="preserve">, which overlaps with the time range of </w:t>
      </w:r>
      <w:r w:rsidR="00DB5E12">
        <w:rPr>
          <w:rFonts w:ascii="Times New Roman" w:hAnsi="Times New Roman" w:cs="Times New Roman"/>
        </w:rPr>
        <w:t xml:space="preserve">FIA </w:t>
      </w:r>
      <w:r w:rsidR="0023760A">
        <w:rPr>
          <w:rFonts w:ascii="Times New Roman" w:hAnsi="Times New Roman" w:cs="Times New Roman"/>
        </w:rPr>
        <w:t>observations</w:t>
      </w:r>
      <w:r w:rsidR="00DB5E12">
        <w:rPr>
          <w:rFonts w:ascii="Times New Roman" w:hAnsi="Times New Roman" w:cs="Times New Roman"/>
        </w:rPr>
        <w:t xml:space="preserve">, which ranges from 1997 until 2023. We assume that minimal changes in elevation have occurred due to the </w:t>
      </w:r>
      <w:r w:rsidR="00B42C26">
        <w:rPr>
          <w:rFonts w:ascii="Times New Roman" w:hAnsi="Times New Roman" w:cs="Times New Roman"/>
        </w:rPr>
        <w:t xml:space="preserve">limited </w:t>
      </w:r>
      <w:r w:rsidR="00DB5E12">
        <w:rPr>
          <w:rFonts w:ascii="Times New Roman" w:hAnsi="Times New Roman" w:cs="Times New Roman"/>
        </w:rPr>
        <w:t xml:space="preserve">management </w:t>
      </w:r>
      <w:r w:rsidR="00B42C26">
        <w:rPr>
          <w:rFonts w:ascii="Times New Roman" w:hAnsi="Times New Roman" w:cs="Times New Roman"/>
        </w:rPr>
        <w:t>on</w:t>
      </w:r>
      <w:r w:rsidR="00DB5E12">
        <w:rPr>
          <w:rFonts w:ascii="Times New Roman" w:hAnsi="Times New Roman" w:cs="Times New Roman"/>
        </w:rPr>
        <w:t xml:space="preserve"> public lands, but some changes may </w:t>
      </w:r>
      <w:r w:rsidR="006B1630">
        <w:rPr>
          <w:rFonts w:ascii="Times New Roman" w:hAnsi="Times New Roman" w:cs="Times New Roman"/>
        </w:rPr>
        <w:t xml:space="preserve">have </w:t>
      </w:r>
      <w:r w:rsidR="00B71C5C">
        <w:rPr>
          <w:rFonts w:ascii="Times New Roman" w:hAnsi="Times New Roman" w:cs="Times New Roman"/>
        </w:rPr>
        <w:t>occurred</w:t>
      </w:r>
      <w:r w:rsidR="00DB5E12">
        <w:rPr>
          <w:rFonts w:ascii="Times New Roman" w:hAnsi="Times New Roman" w:cs="Times New Roman"/>
        </w:rPr>
        <w:t xml:space="preserve"> </w:t>
      </w:r>
      <w:r w:rsidR="00B71C5C">
        <w:rPr>
          <w:rFonts w:ascii="Times New Roman" w:hAnsi="Times New Roman" w:cs="Times New Roman"/>
        </w:rPr>
        <w:t>due</w:t>
      </w:r>
      <w:r w:rsidR="00DB5E12">
        <w:rPr>
          <w:rFonts w:ascii="Times New Roman" w:hAnsi="Times New Roman" w:cs="Times New Roman"/>
        </w:rPr>
        <w:t xml:space="preserve"> natural disasters such as flooding or landslides.</w:t>
      </w:r>
      <w:r w:rsidR="0023760A">
        <w:rPr>
          <w:rFonts w:ascii="Times New Roman" w:hAnsi="Times New Roman" w:cs="Times New Roman"/>
        </w:rPr>
        <w:t xml:space="preserve"> </w:t>
      </w:r>
      <w:r>
        <w:rPr>
          <w:rFonts w:ascii="Times New Roman" w:hAnsi="Times New Roman" w:cs="Times New Roman"/>
        </w:rPr>
        <w:t xml:space="preserve">In order to run the protected plot coordinates through the point extraction modules, the plot coordinates were first buffered using </w:t>
      </w:r>
      <w:r>
        <w:rPr>
          <w:rFonts w:ascii="Times New Roman" w:hAnsi="Times New Roman" w:cs="Times New Roman"/>
          <w:i/>
          <w:iCs/>
        </w:rPr>
        <w:t>buffer_coordinates</w:t>
      </w:r>
      <w:r w:rsidR="00463F40">
        <w:rPr>
          <w:rFonts w:ascii="Times New Roman" w:hAnsi="Times New Roman" w:cs="Times New Roman"/>
        </w:rPr>
        <w:t xml:space="preserve">, </w:t>
      </w:r>
      <w:r w:rsidR="00905FA3">
        <w:rPr>
          <w:rFonts w:ascii="Times New Roman" w:hAnsi="Times New Roman" w:cs="Times New Roman"/>
        </w:rPr>
        <w:t>then</w:t>
      </w:r>
      <w:r w:rsidR="00463F40">
        <w:rPr>
          <w:rFonts w:ascii="Times New Roman" w:hAnsi="Times New Roman" w:cs="Times New Roman"/>
        </w:rPr>
        <w:t xml:space="preserve"> the private and buffered coordinates </w:t>
      </w:r>
      <w:r w:rsidR="00905FA3">
        <w:rPr>
          <w:rFonts w:ascii="Times New Roman" w:hAnsi="Times New Roman" w:cs="Times New Roman"/>
        </w:rPr>
        <w:t>were</w:t>
      </w:r>
      <w:r w:rsidR="00463F40">
        <w:rPr>
          <w:rFonts w:ascii="Times New Roman" w:hAnsi="Times New Roman" w:cs="Times New Roman"/>
        </w:rPr>
        <w:t xml:space="preserve"> merged to run through the </w:t>
      </w:r>
      <w:r w:rsidR="00463F40">
        <w:rPr>
          <w:rFonts w:ascii="Times New Roman" w:hAnsi="Times New Roman" w:cs="Times New Roman"/>
          <w:i/>
          <w:iCs/>
        </w:rPr>
        <w:t>point_extraction</w:t>
      </w:r>
      <w:r w:rsidR="00463F40">
        <w:rPr>
          <w:rFonts w:ascii="Times New Roman" w:hAnsi="Times New Roman" w:cs="Times New Roman"/>
        </w:rPr>
        <w:t xml:space="preserve"> module. The </w:t>
      </w:r>
      <w:r w:rsidR="007F3B0D">
        <w:rPr>
          <w:rFonts w:ascii="Times New Roman" w:hAnsi="Times New Roman" w:cs="Times New Roman"/>
        </w:rPr>
        <w:t>buffered</w:t>
      </w:r>
      <w:r w:rsidR="00463F40">
        <w:rPr>
          <w:rFonts w:ascii="Times New Roman" w:hAnsi="Times New Roman" w:cs="Times New Roman"/>
        </w:rPr>
        <w:t xml:space="preserve"> coordinate values </w:t>
      </w:r>
      <w:r w:rsidR="00905FA3">
        <w:rPr>
          <w:rFonts w:ascii="Times New Roman" w:hAnsi="Times New Roman" w:cs="Times New Roman"/>
        </w:rPr>
        <w:t>were</w:t>
      </w:r>
      <w:r w:rsidR="00463F40">
        <w:rPr>
          <w:rFonts w:ascii="Times New Roman" w:hAnsi="Times New Roman" w:cs="Times New Roman"/>
        </w:rPr>
        <w:t xml:space="preserve"> then </w:t>
      </w:r>
      <w:r w:rsidR="007F3B0D">
        <w:rPr>
          <w:rFonts w:ascii="Times New Roman" w:hAnsi="Times New Roman" w:cs="Times New Roman"/>
        </w:rPr>
        <w:t>filtered out</w:t>
      </w:r>
      <w:r w:rsidR="00463F40">
        <w:rPr>
          <w:rFonts w:ascii="Times New Roman" w:hAnsi="Times New Roman" w:cs="Times New Roman"/>
        </w:rPr>
        <w:t xml:space="preserve">. </w:t>
      </w:r>
      <w:r w:rsidR="00905FA3">
        <w:rPr>
          <w:rFonts w:ascii="Times New Roman" w:hAnsi="Times New Roman" w:cs="Times New Roman"/>
        </w:rPr>
        <w:t xml:space="preserve">Returned elevation values were converted from meters to feet to </w:t>
      </w:r>
      <w:r w:rsidR="00905FA3">
        <w:rPr>
          <w:rFonts w:ascii="Times New Roman" w:hAnsi="Times New Roman" w:cs="Times New Roman"/>
        </w:rPr>
        <w:lastRenderedPageBreak/>
        <w:t>match the FIA</w:t>
      </w:r>
      <w:r w:rsidR="00725C6B">
        <w:rPr>
          <w:rFonts w:ascii="Times New Roman" w:hAnsi="Times New Roman" w:cs="Times New Roman"/>
        </w:rPr>
        <w:t xml:space="preserve">’s elevation </w:t>
      </w:r>
      <w:r w:rsidR="00755331">
        <w:rPr>
          <w:rFonts w:ascii="Times New Roman" w:hAnsi="Times New Roman" w:cs="Times New Roman"/>
        </w:rPr>
        <w:t>units</w:t>
      </w:r>
      <w:r w:rsidR="00905FA3">
        <w:rPr>
          <w:rFonts w:ascii="Times New Roman" w:hAnsi="Times New Roman" w:cs="Times New Roman"/>
        </w:rPr>
        <w:t>.</w:t>
      </w:r>
      <w:r w:rsidR="00755331">
        <w:rPr>
          <w:rFonts w:ascii="Times New Roman" w:hAnsi="Times New Roman" w:cs="Times New Roman"/>
        </w:rPr>
        <w:t xml:space="preserve"> </w:t>
      </w:r>
      <w:r w:rsidR="0023760A">
        <w:rPr>
          <w:rFonts w:ascii="Times New Roman" w:hAnsi="Times New Roman" w:cs="Times New Roman"/>
        </w:rPr>
        <w:t xml:space="preserve">The average percent difference and </w:t>
      </w:r>
      <w:r w:rsidR="007F3B0D">
        <w:rPr>
          <w:rFonts w:ascii="Times New Roman" w:hAnsi="Times New Roman" w:cs="Times New Roman"/>
        </w:rPr>
        <w:t xml:space="preserve">average </w:t>
      </w:r>
      <w:r w:rsidR="0023760A">
        <w:rPr>
          <w:rFonts w:ascii="Times New Roman" w:hAnsi="Times New Roman" w:cs="Times New Roman"/>
        </w:rPr>
        <w:t xml:space="preserve">absolute difference </w:t>
      </w:r>
      <w:r w:rsidR="00EA3E56">
        <w:rPr>
          <w:rFonts w:ascii="Times New Roman" w:hAnsi="Times New Roman" w:cs="Times New Roman"/>
        </w:rPr>
        <w:t xml:space="preserve">between the NASA dataset and FIA dataset, with the latter </w:t>
      </w:r>
      <w:r w:rsidR="007F3B0D">
        <w:rPr>
          <w:rFonts w:ascii="Times New Roman" w:hAnsi="Times New Roman" w:cs="Times New Roman"/>
        </w:rPr>
        <w:t xml:space="preserve">used </w:t>
      </w:r>
      <w:r w:rsidR="00EA3E56">
        <w:rPr>
          <w:rFonts w:ascii="Times New Roman" w:hAnsi="Times New Roman" w:cs="Times New Roman"/>
        </w:rPr>
        <w:t xml:space="preserve">as the observed values, </w:t>
      </w:r>
      <w:r w:rsidR="0023760A">
        <w:rPr>
          <w:rFonts w:ascii="Times New Roman" w:hAnsi="Times New Roman" w:cs="Times New Roman"/>
        </w:rPr>
        <w:t xml:space="preserve">were calculated for </w:t>
      </w:r>
      <w:commentRangeStart w:id="124"/>
      <w:r w:rsidR="0023760A">
        <w:rPr>
          <w:rFonts w:ascii="Times New Roman" w:hAnsi="Times New Roman" w:cs="Times New Roman"/>
        </w:rPr>
        <w:t>2,694</w:t>
      </w:r>
      <w:r w:rsidR="00EA3E56">
        <w:rPr>
          <w:rFonts w:ascii="Times New Roman" w:hAnsi="Times New Roman" w:cs="Times New Roman"/>
        </w:rPr>
        <w:t xml:space="preserve"> </w:t>
      </w:r>
      <w:r w:rsidR="0023760A">
        <w:rPr>
          <w:rFonts w:ascii="Times New Roman" w:hAnsi="Times New Roman" w:cs="Times New Roman"/>
        </w:rPr>
        <w:t>observations</w:t>
      </w:r>
      <w:commentRangeEnd w:id="124"/>
      <w:r w:rsidR="00234A8D">
        <w:rPr>
          <w:rStyle w:val="CommentReference"/>
          <w:rFonts w:ascii="Times New Roman" w:hAnsi="Times New Roman" w:cs="Times New Roman"/>
          <w:sz w:val="24"/>
          <w:szCs w:val="24"/>
        </w:rPr>
        <w:commentReference w:id="124"/>
      </w:r>
      <w:r w:rsidR="0023760A">
        <w:rPr>
          <w:rFonts w:ascii="Times New Roman" w:hAnsi="Times New Roman" w:cs="Times New Roman"/>
        </w:rPr>
        <w:t>.</w:t>
      </w:r>
    </w:p>
    <w:p w14:paraId="2919CB47" w14:textId="3A7B6B3D" w:rsidR="007F3B0D" w:rsidRPr="00463F40" w:rsidRDefault="007F3B0D" w:rsidP="00963A12">
      <w:pPr>
        <w:rPr>
          <w:rFonts w:ascii="Times New Roman" w:hAnsi="Times New Roman" w:cs="Times New Roman"/>
        </w:rPr>
      </w:pPr>
      <w:r>
        <w:rPr>
          <w:rFonts w:ascii="Times New Roman" w:hAnsi="Times New Roman" w:cs="Times New Roman"/>
        </w:rPr>
        <w:t>Buffering approach study</w:t>
      </w:r>
      <w:r w:rsidR="00C460FC">
        <w:rPr>
          <w:rFonts w:ascii="Times New Roman" w:hAnsi="Times New Roman" w:cs="Times New Roman"/>
        </w:rPr>
        <w:t xml:space="preserve"> with environmental data</w:t>
      </w:r>
    </w:p>
    <w:p w14:paraId="52B5EB04" w14:textId="4DD3E484" w:rsidR="00F33C16" w:rsidRDefault="00093DFD" w:rsidP="009C51AD">
      <w:pPr>
        <w:ind w:firstLine="720"/>
        <w:rPr>
          <w:rFonts w:ascii="Times New Roman" w:hAnsi="Times New Roman" w:cs="Times New Roman"/>
        </w:rPr>
      </w:pPr>
      <w:r>
        <w:rPr>
          <w:rFonts w:ascii="Times New Roman" w:hAnsi="Times New Roman" w:cs="Times New Roman"/>
        </w:rPr>
        <w:t xml:space="preserve">While the FIA provides public plot coordinates, running these coordinates through the point extraction modules may return </w:t>
      </w:r>
      <w:commentRangeStart w:id="125"/>
      <w:r>
        <w:rPr>
          <w:rFonts w:ascii="Times New Roman" w:hAnsi="Times New Roman" w:cs="Times New Roman"/>
        </w:rPr>
        <w:t xml:space="preserve">biased results, and the amount of bias </w:t>
      </w:r>
      <w:commentRangeEnd w:id="125"/>
      <w:r w:rsidR="00554769">
        <w:rPr>
          <w:rStyle w:val="CommentReference"/>
          <w:rFonts w:ascii="Times New Roman" w:hAnsi="Times New Roman" w:cs="Times New Roman"/>
          <w:sz w:val="24"/>
          <w:szCs w:val="24"/>
        </w:rPr>
        <w:commentReference w:id="125"/>
      </w:r>
      <w:r>
        <w:rPr>
          <w:rFonts w:ascii="Times New Roman" w:hAnsi="Times New Roman" w:cs="Times New Roman"/>
        </w:rPr>
        <w:t>introduced is GEE dataset dependent on characteristics like pixel size.</w:t>
      </w:r>
      <w:r w:rsidR="00B71C5C">
        <w:rPr>
          <w:rFonts w:ascii="Times New Roman" w:hAnsi="Times New Roman" w:cs="Times New Roman"/>
        </w:rPr>
        <w:t xml:space="preserve"> To demonstrate the advantage of taking extra time to run confidential coordinates through the developed buffering approaches and showcase </w:t>
      </w:r>
      <w:r>
        <w:rPr>
          <w:rFonts w:ascii="Times New Roman" w:hAnsi="Times New Roman" w:cs="Times New Roman"/>
        </w:rPr>
        <w:t>how the buffering approaches can be used to supplement the FIA dataset</w:t>
      </w:r>
      <w:r w:rsidR="00B71C5C">
        <w:rPr>
          <w:rFonts w:ascii="Times New Roman" w:hAnsi="Times New Roman" w:cs="Times New Roman"/>
        </w:rPr>
        <w:t>, we use the various buffering approaches in tandem with the point extraction module to</w:t>
      </w:r>
      <w:r>
        <w:rPr>
          <w:rFonts w:ascii="Times New Roman" w:hAnsi="Times New Roman" w:cs="Times New Roman"/>
        </w:rPr>
        <w:t xml:space="preserve"> </w:t>
      </w:r>
      <w:r w:rsidR="00B71C5C">
        <w:rPr>
          <w:rFonts w:ascii="Times New Roman" w:hAnsi="Times New Roman" w:cs="Times New Roman"/>
        </w:rPr>
        <w:t>supplement forest inventories with</w:t>
      </w:r>
      <w:r>
        <w:rPr>
          <w:rFonts w:ascii="Times New Roman" w:hAnsi="Times New Roman" w:cs="Times New Roman"/>
        </w:rPr>
        <w:t xml:space="preserve"> environmental data. </w:t>
      </w:r>
      <w:r w:rsidR="00FF0DEB" w:rsidRPr="0039080D">
        <w:rPr>
          <w:rFonts w:ascii="Times New Roman" w:hAnsi="Times New Roman" w:cs="Times New Roman"/>
        </w:rPr>
        <w:t xml:space="preserve">The </w:t>
      </w:r>
      <w:commentRangeStart w:id="126"/>
      <w:r w:rsidR="00FF0DEB" w:rsidRPr="0039080D">
        <w:rPr>
          <w:rFonts w:ascii="Times New Roman" w:hAnsi="Times New Roman" w:cs="Times New Roman"/>
        </w:rPr>
        <w:t xml:space="preserve">WorldClim BIO variables V1 dataset </w:t>
      </w:r>
      <w:commentRangeEnd w:id="126"/>
      <w:r w:rsidR="00554769" w:rsidRPr="0039080D">
        <w:rPr>
          <w:rStyle w:val="CommentReference"/>
          <w:rFonts w:ascii="Times New Roman" w:hAnsi="Times New Roman" w:cs="Times New Roman"/>
          <w:sz w:val="24"/>
          <w:szCs w:val="24"/>
        </w:rPr>
        <w:commentReference w:id="126"/>
      </w:r>
      <w:r w:rsidR="002B2663" w:rsidRPr="0039080D">
        <w:rPr>
          <w:rFonts w:ascii="Times New Roman" w:hAnsi="Times New Roman" w:cs="Times New Roman"/>
        </w:rPr>
        <w:t>i</w:t>
      </w:r>
      <w:r w:rsidR="00FF0DEB" w:rsidRPr="0039080D">
        <w:rPr>
          <w:rFonts w:ascii="Times New Roman" w:hAnsi="Times New Roman" w:cs="Times New Roman"/>
        </w:rPr>
        <w:t xml:space="preserve">n GEE </w:t>
      </w:r>
      <w:r>
        <w:rPr>
          <w:rFonts w:ascii="Times New Roman" w:hAnsi="Times New Roman" w:cs="Times New Roman"/>
        </w:rPr>
        <w:t xml:space="preserve">is commonly used to provide environmental data </w:t>
      </w:r>
      <w:r w:rsidR="007B168B">
        <w:rPr>
          <w:rFonts w:ascii="Times New Roman" w:hAnsi="Times New Roman" w:cs="Times New Roman"/>
        </w:rPr>
        <w:t>in existing forest studies, especially as a supplement to FIA data. It contains 19 variables of various climate metrics pertaining to precipitation and temperature</w:t>
      </w:r>
      <w:r w:rsidR="00EE6B5E">
        <w:rPr>
          <w:rFonts w:ascii="Times New Roman" w:hAnsi="Times New Roman" w:cs="Times New Roman"/>
        </w:rPr>
        <w:t xml:space="preserve"> (Table 2)</w:t>
      </w:r>
      <w:r w:rsidR="007B168B">
        <w:rPr>
          <w:rFonts w:ascii="Times New Roman" w:hAnsi="Times New Roman" w:cs="Times New Roman"/>
        </w:rPr>
        <w:t xml:space="preserve"> at a gridded spatial resolution of </w:t>
      </w:r>
      <w:commentRangeStart w:id="127"/>
      <w:r w:rsidR="007B168B">
        <w:rPr>
          <w:rFonts w:ascii="Times New Roman" w:hAnsi="Times New Roman" w:cs="Times New Roman"/>
        </w:rPr>
        <w:t xml:space="preserve">927.67 meters </w:t>
      </w:r>
      <w:commentRangeEnd w:id="127"/>
      <w:r w:rsidR="00554769">
        <w:rPr>
          <w:rStyle w:val="CommentReference"/>
          <w:rFonts w:ascii="Times New Roman" w:hAnsi="Times New Roman" w:cs="Times New Roman"/>
          <w:sz w:val="24"/>
          <w:szCs w:val="24"/>
        </w:rPr>
        <w:commentReference w:id="127"/>
      </w:r>
      <w:r w:rsidR="007B168B">
        <w:rPr>
          <w:rFonts w:ascii="Times New Roman" w:hAnsi="Times New Roman" w:cs="Times New Roman"/>
        </w:rPr>
        <w:t>(~1 km)</w:t>
      </w:r>
      <w:r w:rsidR="00EA5111">
        <w:rPr>
          <w:rFonts w:ascii="Times New Roman" w:hAnsi="Times New Roman" w:cs="Times New Roman"/>
        </w:rPr>
        <w:t>,</w:t>
      </w:r>
      <w:r w:rsidR="007B168B">
        <w:rPr>
          <w:rFonts w:ascii="Times New Roman" w:hAnsi="Times New Roman" w:cs="Times New Roman"/>
        </w:rPr>
        <w:t xml:space="preserve"> which is compatible with the FIA’s permanent plot size </w:t>
      </w:r>
      <w:commentRangeStart w:id="128"/>
      <w:r w:rsidR="00AD5A21">
        <w:rPr>
          <w:rFonts w:ascii="Times New Roman" w:hAnsi="Times New Roman" w:cs="Times New Roman"/>
        </w:rPr>
        <w:fldChar w:fldCharType="begin"/>
      </w:r>
      <w:r w:rsidR="00AD5A21">
        <w:rPr>
          <w:rFonts w:ascii="Times New Roman" w:hAnsi="Times New Roman" w:cs="Times New Roman"/>
        </w:rPr>
        <w:instrText xml:space="preserve"> ADDIN ZOTERO_ITEM CSL_CITATION {"citationID":"5ammQVu6","properties":{"unsorted":false,"formattedCitation":"(Marchi {\\i{}et al.} 2019, Wertz and Wilczy\\uc0\\u324{}ski 2022, Yang {\\i{}et al.} 2022, Gou {\\i{}et al.} 2025)","plainCitation":"(Marchi et al. 2019, Wertz and Wilczyński 2022, Yang et al. 2022, Gou et al. 2025)","noteIndex":0},"citationItems":[{"id":261,"uris":["http://zotero.org/users/local/5Susl5II/items/HLFFDAZG"],"itemData":{"id":261,"type":"article-journal","abstract":"WorldClim version 1 is a high-resolution, global climate gridded dataset covering 1961–1990; a “normal” climate. It has been widely used for ecologica...","citation-key":"marchiEvaluatingWorldClimVersion2019","container-title":"Sustainability","DOI":"10.3390/su11113043","ISSN":"2071-1050","issue":"11","language":"en","license":"http://creativecommons.org/licenses/by/3.0/","note":"Company: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Institute","publisher":"publisher","source":"www.mdpi.com","title":"Evaluating WorldClim Version 1 (1961–1990) as the Baseline for Sustainable Use of Forest and Environmental Resources in a Changing Climate","URL":"https://www.mdpi.com/2071-1050/11/11/3043","volume":"11","author":[{"family":"Marchi","given":"Maurizio"},{"family":"Sinjur","given":"Iztok"},{"family":"Bozzano","given":"Michele"},{"family":"Westergren","given":"Marjana"},{"family":"Marchi","given":"Maurizio"},{"family":"Sinjur","given":"Iztok"},{"family":"Bozzano","given":"Michele"},{"family":"Westergren","given":"Marjana"}],"accessed":{"date-parts":[["2026",1,12]]},"issued":{"date-parts":[["2019",5,28]]}}},{"id":469,"uris":["http://zotero.org/users/local/5Susl5II/items/B773Y6F3"],"itemData":{"id":469,"type":"article-journal","abstract":"The observed climate change determines the silvicultural and productive perspectives of the different species.","citation-key":"wertzPredictingChangesForest2022","container-title":"Forests","ISSN":"1999-4907","issue":"12","language":"en","license":"http://creativecommons.org/licenses/by/3.0/","publisher":"Multidisciplinary Digital Publishing Institute","source":"www.mdpi.com","title":"Predicting Changes in Forest Growing Season (FGS) in the Transitional Climate of Poland on the Basis of Current Grid Datasets","URL":"https://www.mdpi.com/1999-4907/13/12/2019","volume":"13","author":[{"family":"Wertz","given":"Bogdan"},{"family":"Wilczyński","given":"Sławomir"}],"accessed":{"date-parts":[["2026",4,8]]},"issued":{"date-parts":[["2022",11,28]]}}},{"id":36,"uris":["http://zotero.org/users/local/5Susl5II/items/4QYFTJP4"],"itemData":{"id":36,"type":"article-journal","abstract":"Accurately characterizing the relationships between tree height and diameter at breast height (DBH) is vital to quantify productivity and predict tree growth for forest management. This study makes use of data from forest inventories in the Caribbean islands of Puerto Rico, Trinidad and the U.S. Virgin Islands to compare the efficacy of parametric mixed models, random forest and mixed-effects random forest algorithms (MERF) for modeling tree species-specific H-D relationships. MERF as a semi-parametric approach is advantageous for handling high dimensional and complex datasets using the random forest algorithm, as well as to provide species-specific predictions with random effects in the mixed model framework. A total of 37,124 observations used in analyses were collected from 645 permanent sample plots across three Caribbean islands, including 309 species in Puerto Rico, 121 species in the U.S. Virgin Islands and 34 species in Trinidad.","citation-key":"yangCharacterizingHeightdiameterRelationships2022","container-title":"Forest Ecology and Management","DOI":"10.1016/j.foreco.2022.120507","ISSN":"03781127","journalAbbreviation":"Forest Ecology and Management","language":"en","page":"120507","source":"DOI.org (Crossref)","title":"Characterizing height-diameter relationships for Caribbean trees using mixed-effects random forest algorithm","volume":"524","author":[{"family":"Yang","given":"</w:instrText>
      </w:r>
      <w:r w:rsidR="00AD5A21" w:rsidRPr="00AD5A21">
        <w:rPr>
          <w:rFonts w:ascii="Times New Roman" w:hAnsi="Times New Roman" w:cs="Times New Roman"/>
          <w:lang w:val="fr-FR"/>
        </w:rPr>
        <w:instrText xml:space="preserve">Sheng-I"},{"family":"Brandeis","given":"Thomas J."},{"family":"Helmer","given":"Eileen H."},{"family":"Oatham","given":"Michael P."},{"family":"Heartsill-Scalley","given":"Tamara"},{"family":"Marcano-Vega","given":"Humfredo"}],"issued":{"date-parts":[["2022",11]]}}},{"id":467,"uris":["http://zotero.org/users/local/5Susl5II/items/X6BERQE3"],"itemData":{"id":467,"type":"article-journal","abstract":"This study developed a preliminary screening framework for identifying candidate Magnolia species potentially resistant to drought and cold conditions, using open access plant specimens and climate data.","citation-key":"gouPredictiveFrameworkBased2025","container-title":"Plants","ISSN":"2223-7747","issue":"13","language":"en","license":"http://creativecommons.org/licenses/by/3.0/","publisher":"Multidisciplinary Digital Publishing Institute","source":"www.mdpi.com","title":"Predictive Framework Based on GBIF and WorldClim Data for Identifying Drought- and Cold-Tolerant Magnolia Species in China","URL":"https://www.mdpi.com/2223-7747/14/13/1966","volume":"14","author":[{"family":"Gou","given":"Minxin"},{"family":"Xu","given":"Jie"},{"family":"Zhu","given":"Haoxiang"},{"family":"Liao","given":"Qianwen"},{"family":"Wang","given":"Haiyang"},{"family":"Zhou","given":"Xinyao"},{"family":"Guo","given":"Qiongshuang"}],"accessed":{"date-parts":[["2026",4,8]]},"issued":{"date-parts":[["2025",6,26]]}}}],"schema":"https://github.com/citation-style-language/schema/raw/master/csl-citation.json"} </w:instrText>
      </w:r>
      <w:r w:rsidR="00AD5A21">
        <w:rPr>
          <w:rFonts w:ascii="Times New Roman" w:hAnsi="Times New Roman" w:cs="Times New Roman"/>
        </w:rPr>
        <w:fldChar w:fldCharType="separate"/>
      </w:r>
      <w:r w:rsidR="00AD5A21" w:rsidRPr="00AD5A21">
        <w:rPr>
          <w:kern w:val="0"/>
          <w:lang w:val="fr-FR"/>
        </w:rPr>
        <w:t xml:space="preserve">(Marchi </w:t>
      </w:r>
      <w:r w:rsidR="00AD5A21" w:rsidRPr="00AD5A21">
        <w:rPr>
          <w:i/>
          <w:iCs/>
          <w:kern w:val="0"/>
          <w:lang w:val="fr-FR"/>
        </w:rPr>
        <w:t>et al.</w:t>
      </w:r>
      <w:r w:rsidR="00AD5A21" w:rsidRPr="00AD5A21">
        <w:rPr>
          <w:kern w:val="0"/>
          <w:lang w:val="fr-FR"/>
        </w:rPr>
        <w:t xml:space="preserve"> 2019, Wertz and Wilczyński 2022, Yang </w:t>
      </w:r>
      <w:r w:rsidR="00AD5A21" w:rsidRPr="00AD5A21">
        <w:rPr>
          <w:i/>
          <w:iCs/>
          <w:kern w:val="0"/>
          <w:lang w:val="fr-FR"/>
        </w:rPr>
        <w:t>et al.</w:t>
      </w:r>
      <w:r w:rsidR="00AD5A21" w:rsidRPr="00AD5A21">
        <w:rPr>
          <w:kern w:val="0"/>
          <w:lang w:val="fr-FR"/>
        </w:rPr>
        <w:t xml:space="preserve"> 2022, Gou </w:t>
      </w:r>
      <w:r w:rsidR="00AD5A21" w:rsidRPr="00AD5A21">
        <w:rPr>
          <w:i/>
          <w:iCs/>
          <w:kern w:val="0"/>
          <w:lang w:val="fr-FR"/>
        </w:rPr>
        <w:t>et al.</w:t>
      </w:r>
      <w:r w:rsidR="00AD5A21" w:rsidRPr="00AD5A21">
        <w:rPr>
          <w:kern w:val="0"/>
          <w:lang w:val="fr-FR"/>
        </w:rPr>
        <w:t xml:space="preserve"> 2025)</w:t>
      </w:r>
      <w:r w:rsidR="00AD5A21">
        <w:rPr>
          <w:rFonts w:ascii="Times New Roman" w:hAnsi="Times New Roman" w:cs="Times New Roman"/>
        </w:rPr>
        <w:fldChar w:fldCharType="end"/>
      </w:r>
      <w:commentRangeEnd w:id="128"/>
      <w:r w:rsidR="00F52228" w:rsidRPr="00AD5A21">
        <w:rPr>
          <w:rStyle w:val="CommentReference"/>
          <w:rFonts w:ascii="Times New Roman" w:hAnsi="Times New Roman" w:cs="Times New Roman"/>
          <w:sz w:val="24"/>
          <w:szCs w:val="24"/>
          <w:lang w:val="fr-FR"/>
        </w:rPr>
        <w:commentReference w:id="128"/>
      </w:r>
      <w:r w:rsidR="00FF0DEB" w:rsidRPr="00AD5A21">
        <w:rPr>
          <w:rFonts w:ascii="Times New Roman" w:hAnsi="Times New Roman" w:cs="Times New Roman"/>
          <w:lang w:val="fr-FR"/>
        </w:rPr>
        <w:t>.</w:t>
      </w:r>
      <w:r>
        <w:rPr>
          <w:rFonts w:ascii="Times New Roman" w:hAnsi="Times New Roman" w:cs="Times New Roman"/>
          <w:lang w:val="fr-FR"/>
        </w:rPr>
        <w:t xml:space="preserve"> </w:t>
      </w:r>
      <w:r w:rsidRPr="00093DFD">
        <w:rPr>
          <w:rFonts w:ascii="Times New Roman" w:hAnsi="Times New Roman" w:cs="Times New Roman"/>
        </w:rPr>
        <w:t>It</w:t>
      </w:r>
      <w:r>
        <w:rPr>
          <w:rFonts w:ascii="Times New Roman" w:hAnsi="Times New Roman" w:cs="Times New Roman"/>
        </w:rPr>
        <w:t xml:space="preserve">s time availability spans from </w:t>
      </w:r>
      <w:r w:rsidRPr="00093DFD">
        <w:rPr>
          <w:rFonts w:ascii="Times New Roman" w:hAnsi="Times New Roman" w:cs="Times New Roman"/>
        </w:rPr>
        <w:t>Jan. 1, 1960 – Jan.1, 1991</w:t>
      </w:r>
      <w:r>
        <w:rPr>
          <w:rFonts w:ascii="Times New Roman" w:hAnsi="Times New Roman" w:cs="Times New Roman"/>
        </w:rPr>
        <w:t>.</w:t>
      </w:r>
      <w:r w:rsidR="00FF0DEB" w:rsidRPr="00093DFD">
        <w:rPr>
          <w:rFonts w:ascii="Times New Roman" w:hAnsi="Times New Roman" w:cs="Times New Roman"/>
        </w:rPr>
        <w:t xml:space="preserve"> </w:t>
      </w:r>
      <w:r w:rsidR="00061BA8">
        <w:rPr>
          <w:rFonts w:ascii="Times New Roman" w:hAnsi="Times New Roman" w:cs="Times New Roman"/>
        </w:rPr>
        <w:t>As the distances between public and private plot coordinates typically range between 0.5 and 1 mile</w:t>
      </w:r>
      <w:r w:rsidR="00410825">
        <w:rPr>
          <w:rFonts w:ascii="Times New Roman" w:hAnsi="Times New Roman" w:cs="Times New Roman"/>
        </w:rPr>
        <w:t xml:space="preserve"> (804.67 – 1609.34 m)</w:t>
      </w:r>
      <w:r w:rsidR="00061BA8">
        <w:rPr>
          <w:rFonts w:ascii="Times New Roman" w:hAnsi="Times New Roman" w:cs="Times New Roman"/>
        </w:rPr>
        <w:t xml:space="preserve">, the public and private plot coordinates may lie in adjacent pixels, yielding biased </w:t>
      </w:r>
      <w:r w:rsidR="00183777">
        <w:rPr>
          <w:rFonts w:ascii="Times New Roman" w:hAnsi="Times New Roman" w:cs="Times New Roman"/>
        </w:rPr>
        <w:t xml:space="preserve">values produced by </w:t>
      </w:r>
      <w:r w:rsidR="00470DAD">
        <w:rPr>
          <w:rFonts w:ascii="Times New Roman" w:hAnsi="Times New Roman" w:cs="Times New Roman"/>
        </w:rPr>
        <w:t>pixel</w:t>
      </w:r>
      <w:r w:rsidR="00061BA8">
        <w:rPr>
          <w:rFonts w:ascii="Times New Roman" w:hAnsi="Times New Roman" w:cs="Times New Roman"/>
        </w:rPr>
        <w:t xml:space="preserve"> extractions. </w:t>
      </w:r>
    </w:p>
    <w:p w14:paraId="60F28D8D" w14:textId="5A3EB4E1" w:rsidR="00490C69" w:rsidRDefault="00B71C5C" w:rsidP="00470DAD">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059D48BE" wp14:editId="3D114990">
                <wp:simplePos x="0" y="0"/>
                <wp:positionH relativeFrom="margin">
                  <wp:posOffset>-190555</wp:posOffset>
                </wp:positionH>
                <wp:positionV relativeFrom="margin">
                  <wp:posOffset>-3326777</wp:posOffset>
                </wp:positionV>
                <wp:extent cx="5943600" cy="1905000"/>
                <wp:effectExtent l="0" t="0" r="0" b="0"/>
                <wp:wrapTopAndBottom/>
                <wp:docPr id="1373110251" name="Group 9"/>
                <wp:cNvGraphicFramePr/>
                <a:graphic xmlns:a="http://schemas.openxmlformats.org/drawingml/2006/main">
                  <a:graphicData uri="http://schemas.microsoft.com/office/word/2010/wordprocessingGroup">
                    <wpg:wgp>
                      <wpg:cNvGrpSpPr/>
                      <wpg:grpSpPr>
                        <a:xfrm>
                          <a:off x="0" y="0"/>
                          <a:ext cx="5943600" cy="1905000"/>
                          <a:chOff x="0" y="-93143"/>
                          <a:chExt cx="5943600" cy="1905433"/>
                        </a:xfrm>
                      </wpg:grpSpPr>
                      <pic:pic xmlns:pic="http://schemas.openxmlformats.org/drawingml/2006/picture">
                        <pic:nvPicPr>
                          <pic:cNvPr id="811725938"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152400"/>
                            <a:ext cx="5943600" cy="1659890"/>
                          </a:xfrm>
                          <a:prstGeom prst="rect">
                            <a:avLst/>
                          </a:prstGeom>
                        </pic:spPr>
                      </pic:pic>
                      <wps:wsp>
                        <wps:cNvPr id="152396994" name="Text Box 1"/>
                        <wps:cNvSpPr txBox="1"/>
                        <wps:spPr>
                          <a:xfrm>
                            <a:off x="0" y="-93143"/>
                            <a:ext cx="5943600" cy="270995"/>
                          </a:xfrm>
                          <a:prstGeom prst="rect">
                            <a:avLst/>
                          </a:prstGeom>
                          <a:solidFill>
                            <a:prstClr val="white"/>
                          </a:solidFill>
                          <a:ln>
                            <a:noFill/>
                          </a:ln>
                        </wps:spPr>
                        <wps:txbx>
                          <w:txbxContent>
                            <w:p w14:paraId="76C88C69" w14:textId="615194A0" w:rsidR="00101E59" w:rsidRPr="00445053" w:rsidRDefault="00101E59" w:rsidP="00101E59">
                              <w:pPr>
                                <w:pStyle w:val="Caption"/>
                                <w:rPr>
                                  <w:rFonts w:ascii="Times New Roman" w:hAnsi="Times New Roman" w:cs="Times New Roman"/>
                                </w:rPr>
                              </w:pPr>
                              <w:r>
                                <w:t xml:space="preserve">Table </w:t>
                              </w:r>
                              <w:fldSimple w:instr=" SEQ Table \* ARABIC ">
                                <w:r w:rsidR="002106D8">
                                  <w:rPr>
                                    <w:noProof/>
                                  </w:rPr>
                                  <w:t>2</w:t>
                                </w:r>
                              </w:fldSimple>
                              <w:r>
                                <w:t>: Summary statistics from 10 buffered coordinates dataset.</w:t>
                              </w:r>
                              <w:r w:rsidR="003908BC">
                                <w:t xml:space="preserve"> Note: bio01 – bio07 are unscaled, as described in variable description tabl</w:t>
                              </w:r>
                              <w:r w:rsidR="009C51AD">
                                <w:t>e</w:t>
                              </w:r>
                              <w:r w:rsidR="003908BC">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9D48BE" id="_x0000_s1051" style="position:absolute;left:0;text-align:left;margin-left:-15pt;margin-top:-261.95pt;width:468pt;height:150pt;z-index:251682816;mso-position-horizontal-relative:margin;mso-position-vertical-relative:margin;mso-height-relative:margin" coordorigin=",-931" coordsize="59436,19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">
                <v:shape id="Picture 1" o:spid="_x0000_s1052" type="#_x0000_t75" style="position:absolute;top:1524;width:59436;height:16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">
                  <v:imagedata r:id="rId29" o:title=""/>
                </v:shape>
                <v:shape id="Text Box 1" o:spid="_x0000_s1053" type="#_x0000_t202" style="position:absolute;top:-931;width:59436;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" stroked="f">
                  <v:textbox inset="0,0,0,0">
                    <w:txbxContent>
                      <w:p w14:paraId="76C88C69" w14:textId="615194A0" w:rsidR="00101E59" w:rsidRPr="00445053" w:rsidRDefault="00101E59" w:rsidP="00101E59">
                        <w:pPr>
                          <w:pStyle w:val="Caption"/>
                          <w:rPr>
                            <w:rFonts w:ascii="Times New Roman" w:hAnsi="Times New Roman" w:cs="Times New Roman"/>
                          </w:rPr>
                        </w:pPr>
                        <w:r>
                          <w:t xml:space="preserve">Table </w:t>
                        </w:r>
                        <w:fldSimple w:instr=" SEQ Table \* ARABIC ">
                          <w:r w:rsidR="002106D8">
                            <w:rPr>
                              <w:noProof/>
                            </w:rPr>
                            <w:t>2</w:t>
                          </w:r>
                        </w:fldSimple>
                        <w:r>
                          <w:t>: Summary statistics from 10 buffered coordinates dataset.</w:t>
                        </w:r>
                        <w:r w:rsidR="003908BC">
                          <w:t xml:space="preserve"> Note: bio01 – bio07 are unscaled, as described in variable description tabl</w:t>
                        </w:r>
                        <w:r w:rsidR="009C51AD">
                          <w:t>e</w:t>
                        </w:r>
                        <w:r w:rsidR="003908BC">
                          <w:t>.</w:t>
                        </w:r>
                      </w:p>
                    </w:txbxContent>
                  </v:textbox>
                </v:shape>
                <w10:wrap type="topAndBottom" anchorx="margin" anchory="margin"/>
              </v:group>
            </w:pict>
          </mc:Fallback>
        </mc:AlternateContent>
      </w:r>
      <w:r w:rsidR="00AA301E">
        <w:rPr>
          <w:rFonts w:ascii="Times New Roman" w:hAnsi="Times New Roman" w:cs="Times New Roman"/>
        </w:rPr>
        <w:t xml:space="preserve">In this </w:t>
      </w:r>
      <w:r w:rsidR="00410825">
        <w:rPr>
          <w:rFonts w:ascii="Times New Roman" w:hAnsi="Times New Roman" w:cs="Times New Roman"/>
        </w:rPr>
        <w:t xml:space="preserve">portion of our </w:t>
      </w:r>
      <w:r w:rsidR="00AA301E">
        <w:rPr>
          <w:rFonts w:ascii="Times New Roman" w:hAnsi="Times New Roman" w:cs="Times New Roman"/>
        </w:rPr>
        <w:t>case study, we compare</w:t>
      </w:r>
      <w:r w:rsidR="007F194B">
        <w:rPr>
          <w:rFonts w:ascii="Times New Roman" w:hAnsi="Times New Roman" w:cs="Times New Roman"/>
        </w:rPr>
        <w:t>d</w:t>
      </w:r>
      <w:r w:rsidR="00AA301E">
        <w:rPr>
          <w:rFonts w:ascii="Times New Roman" w:hAnsi="Times New Roman" w:cs="Times New Roman"/>
        </w:rPr>
        <w:t xml:space="preserve"> the </w:t>
      </w:r>
      <w:del w:id="129" w:author="Gifford, Tyler" w:date="2026-06-17T17:03:00Z" w16du:dateUtc="2026-06-17T21:03:00Z">
        <w:r w:rsidR="00BC390A" w:rsidDel="00234A8D">
          <w:rPr>
            <w:rFonts w:ascii="Times New Roman" w:hAnsi="Times New Roman" w:cs="Times New Roman"/>
          </w:rPr>
          <w:delText xml:space="preserve">various </w:delText>
        </w:r>
      </w:del>
      <w:r w:rsidR="00BC390A">
        <w:rPr>
          <w:rFonts w:ascii="Times New Roman" w:hAnsi="Times New Roman" w:cs="Times New Roman"/>
        </w:rPr>
        <w:t xml:space="preserve">differences in returned values </w:t>
      </w:r>
      <w:r w:rsidR="0008204E">
        <w:rPr>
          <w:rFonts w:ascii="Times New Roman" w:hAnsi="Times New Roman" w:cs="Times New Roman"/>
        </w:rPr>
        <w:t>against the private FIA coordinates</w:t>
      </w:r>
      <w:r w:rsidR="00806332">
        <w:rPr>
          <w:rFonts w:ascii="Times New Roman" w:hAnsi="Times New Roman" w:cs="Times New Roman"/>
        </w:rPr>
        <w:t xml:space="preserve"> for three </w:t>
      </w:r>
      <w:r w:rsidR="005C026A">
        <w:rPr>
          <w:rFonts w:ascii="Times New Roman" w:hAnsi="Times New Roman" w:cs="Times New Roman"/>
        </w:rPr>
        <w:t xml:space="preserve">datasets: </w:t>
      </w:r>
      <w:r w:rsidR="0008204E">
        <w:rPr>
          <w:rFonts w:ascii="Times New Roman" w:hAnsi="Times New Roman" w:cs="Times New Roman"/>
        </w:rPr>
        <w:t xml:space="preserve">one dataset of </w:t>
      </w:r>
      <w:r w:rsidR="00AA301E">
        <w:rPr>
          <w:rFonts w:ascii="Times New Roman" w:hAnsi="Times New Roman" w:cs="Times New Roman"/>
        </w:rPr>
        <w:t xml:space="preserve">the public FIA plot coordinates and </w:t>
      </w:r>
      <w:r w:rsidR="0008204E">
        <w:rPr>
          <w:rFonts w:ascii="Times New Roman" w:hAnsi="Times New Roman" w:cs="Times New Roman"/>
        </w:rPr>
        <w:t xml:space="preserve">one dataset from </w:t>
      </w:r>
      <w:r w:rsidR="00D811CE">
        <w:rPr>
          <w:rFonts w:ascii="Times New Roman" w:hAnsi="Times New Roman" w:cs="Times New Roman"/>
        </w:rPr>
        <w:t xml:space="preserve">each of </w:t>
      </w:r>
      <w:r w:rsidR="0008204E">
        <w:rPr>
          <w:rFonts w:ascii="Times New Roman" w:hAnsi="Times New Roman" w:cs="Times New Roman"/>
        </w:rPr>
        <w:t>the two buffering approaches</w:t>
      </w:r>
      <w:r w:rsidR="00F86D8E">
        <w:rPr>
          <w:rFonts w:ascii="Times New Roman" w:hAnsi="Times New Roman" w:cs="Times New Roman"/>
        </w:rPr>
        <w:t xml:space="preserve">, buffered </w:t>
      </w:r>
      <w:r w:rsidR="00731ECB">
        <w:rPr>
          <w:rFonts w:ascii="Times New Roman" w:hAnsi="Times New Roman" w:cs="Times New Roman"/>
        </w:rPr>
        <w:t>using</w:t>
      </w:r>
      <w:r w:rsidR="00F86D8E">
        <w:rPr>
          <w:rFonts w:ascii="Times New Roman" w:hAnsi="Times New Roman" w:cs="Times New Roman"/>
        </w:rPr>
        <w:t xml:space="preserve"> the </w:t>
      </w:r>
      <w:r w:rsidR="00470DAD">
        <w:rPr>
          <w:rFonts w:ascii="Times New Roman" w:hAnsi="Times New Roman" w:cs="Times New Roman"/>
        </w:rPr>
        <w:t>private FIA coordinates</w:t>
      </w:r>
      <w:r w:rsidR="00AA301E">
        <w:rPr>
          <w:rFonts w:ascii="Times New Roman" w:hAnsi="Times New Roman" w:cs="Times New Roman"/>
        </w:rPr>
        <w:t>.</w:t>
      </w:r>
      <w:r w:rsidR="00470DAD">
        <w:rPr>
          <w:rFonts w:ascii="Times New Roman" w:hAnsi="Times New Roman" w:cs="Times New Roman"/>
        </w:rPr>
        <w:t xml:space="preserve"> Buffered coordinates </w:t>
      </w:r>
      <w:r w:rsidR="00BC390A">
        <w:rPr>
          <w:rFonts w:ascii="Times New Roman" w:hAnsi="Times New Roman" w:cs="Times New Roman"/>
        </w:rPr>
        <w:t xml:space="preserve">from private FIA coordinates </w:t>
      </w:r>
      <w:r w:rsidR="00470DAD">
        <w:rPr>
          <w:rFonts w:ascii="Times New Roman" w:hAnsi="Times New Roman" w:cs="Times New Roman"/>
        </w:rPr>
        <w:t>were generated within a 1-mi radius</w:t>
      </w:r>
      <w:r w:rsidR="00806332">
        <w:rPr>
          <w:rFonts w:ascii="Times New Roman" w:hAnsi="Times New Roman" w:cs="Times New Roman"/>
        </w:rPr>
        <w:t>, similar to how the FIA’s public coordinates are generated</w:t>
      </w:r>
      <w:r w:rsidR="00470DAD">
        <w:rPr>
          <w:rFonts w:ascii="Times New Roman" w:hAnsi="Times New Roman" w:cs="Times New Roman"/>
        </w:rPr>
        <w:t xml:space="preserve">. One </w:t>
      </w:r>
      <w:r w:rsidR="00BC390A">
        <w:rPr>
          <w:rFonts w:ascii="Times New Roman" w:hAnsi="Times New Roman" w:cs="Times New Roman"/>
        </w:rPr>
        <w:t xml:space="preserve">buffered </w:t>
      </w:r>
      <w:r w:rsidR="00470DAD">
        <w:rPr>
          <w:rFonts w:ascii="Times New Roman" w:hAnsi="Times New Roman" w:cs="Times New Roman"/>
        </w:rPr>
        <w:t xml:space="preserve">dataset contains the coordinates from </w:t>
      </w:r>
      <w:r w:rsidR="005C026A">
        <w:rPr>
          <w:rFonts w:ascii="Times New Roman" w:hAnsi="Times New Roman" w:cs="Times New Roman"/>
        </w:rPr>
        <w:t>a</w:t>
      </w:r>
      <w:r w:rsidR="00470DAD">
        <w:rPr>
          <w:rFonts w:ascii="Times New Roman" w:hAnsi="Times New Roman" w:cs="Times New Roman"/>
        </w:rPr>
        <w:t xml:space="preserve"> single point buffer, and </w:t>
      </w:r>
      <w:r w:rsidR="005C026A">
        <w:rPr>
          <w:rFonts w:ascii="Times New Roman" w:hAnsi="Times New Roman" w:cs="Times New Roman"/>
        </w:rPr>
        <w:t xml:space="preserve">the other contains multi-point buffering using </w:t>
      </w:r>
      <w:r w:rsidR="00595F7A">
        <w:rPr>
          <w:rFonts w:ascii="Times New Roman" w:hAnsi="Times New Roman" w:cs="Times New Roman"/>
          <w:i/>
          <w:iCs/>
        </w:rPr>
        <w:t>buffer_and_sample</w:t>
      </w:r>
      <w:r w:rsidR="00595F7A">
        <w:rPr>
          <w:rFonts w:ascii="Times New Roman" w:hAnsi="Times New Roman" w:cs="Times New Roman"/>
        </w:rPr>
        <w:t xml:space="preserve"> module</w:t>
      </w:r>
      <w:r w:rsidR="005C026A">
        <w:rPr>
          <w:rFonts w:ascii="Times New Roman" w:hAnsi="Times New Roman" w:cs="Times New Roman"/>
        </w:rPr>
        <w:t xml:space="preserve"> with </w:t>
      </w:r>
      <w:r w:rsidR="005C026A">
        <w:rPr>
          <w:rFonts w:ascii="Times New Roman" w:hAnsi="Times New Roman" w:cs="Times New Roman"/>
          <w:i/>
          <w:iCs/>
        </w:rPr>
        <w:t>n=10</w:t>
      </w:r>
      <w:r w:rsidR="00BC390A">
        <w:rPr>
          <w:rFonts w:ascii="Times New Roman" w:hAnsi="Times New Roman" w:cs="Times New Roman"/>
        </w:rPr>
        <w:t>. Using the raw dataset as the baseline, t</w:t>
      </w:r>
      <w:r w:rsidR="00470DAD">
        <w:rPr>
          <w:rFonts w:ascii="Times New Roman" w:hAnsi="Times New Roman" w:cs="Times New Roman"/>
        </w:rPr>
        <w:t>he average percent differences and</w:t>
      </w:r>
      <w:r w:rsidR="00441DE2">
        <w:rPr>
          <w:rFonts w:ascii="Times New Roman" w:hAnsi="Times New Roman" w:cs="Times New Roman"/>
        </w:rPr>
        <w:t xml:space="preserve"> average</w:t>
      </w:r>
      <w:r w:rsidR="00470DAD">
        <w:rPr>
          <w:rFonts w:ascii="Times New Roman" w:hAnsi="Times New Roman" w:cs="Times New Roman"/>
        </w:rPr>
        <w:t xml:space="preserve"> absolute differences were calculated from the 2,694 plot coordinates </w:t>
      </w:r>
      <w:r w:rsidR="00BC390A">
        <w:rPr>
          <w:rFonts w:ascii="Times New Roman" w:hAnsi="Times New Roman" w:cs="Times New Roman"/>
        </w:rPr>
        <w:t>for all 19 WorldClim bio-variables</w:t>
      </w:r>
      <w:r w:rsidR="00470DAD">
        <w:rPr>
          <w:rFonts w:ascii="Times New Roman" w:hAnsi="Times New Roman" w:cs="Times New Roman"/>
        </w:rPr>
        <w:t>.</w:t>
      </w:r>
      <w:r w:rsidR="003E17D2">
        <w:rPr>
          <w:rFonts w:ascii="Times New Roman" w:hAnsi="Times New Roman" w:cs="Times New Roman"/>
        </w:rPr>
        <w:t xml:space="preserve"> </w:t>
      </w:r>
      <w:r w:rsidR="00335409">
        <w:rPr>
          <w:rFonts w:ascii="Times New Roman" w:hAnsi="Times New Roman" w:cs="Times New Roman"/>
        </w:rPr>
        <w:t xml:space="preserve">We calculated the </w:t>
      </w:r>
      <w:r w:rsidR="00C309D4">
        <w:rPr>
          <w:rFonts w:ascii="Times New Roman" w:hAnsi="Times New Roman" w:cs="Times New Roman"/>
        </w:rPr>
        <w:t xml:space="preserve">relative and absolute </w:t>
      </w:r>
      <w:r w:rsidR="00C309D4">
        <w:rPr>
          <w:rFonts w:ascii="Times New Roman" w:hAnsi="Times New Roman" w:cs="Times New Roman"/>
        </w:rPr>
        <w:lastRenderedPageBreak/>
        <w:t xml:space="preserve">differences for each the raw, </w:t>
      </w:r>
      <w:r w:rsidR="00C460FC">
        <w:rPr>
          <w:rFonts w:ascii="Times New Roman" w:hAnsi="Times New Roman" w:cs="Times New Roman"/>
          <w:noProof/>
        </w:rPr>
        <mc:AlternateContent>
          <mc:Choice Requires="wpg">
            <w:drawing>
              <wp:anchor distT="0" distB="0" distL="114300" distR="114300" simplePos="0" relativeHeight="251693056" behindDoc="0" locked="0" layoutInCell="1" allowOverlap="1" wp14:anchorId="59E9232E" wp14:editId="4048C65D">
                <wp:simplePos x="0" y="0"/>
                <wp:positionH relativeFrom="margin">
                  <wp:align>right</wp:align>
                </wp:positionH>
                <wp:positionV relativeFrom="paragraph">
                  <wp:posOffset>116030</wp:posOffset>
                </wp:positionV>
                <wp:extent cx="5943600" cy="4325620"/>
                <wp:effectExtent l="0" t="0" r="0" b="0"/>
                <wp:wrapSquare wrapText="bothSides"/>
                <wp:docPr id="1543680188" name="Group 13"/>
                <wp:cNvGraphicFramePr/>
                <a:graphic xmlns:a="http://schemas.openxmlformats.org/drawingml/2006/main">
                  <a:graphicData uri="http://schemas.microsoft.com/office/word/2010/wordprocessingGroup">
                    <wpg:wgp>
                      <wpg:cNvGrpSpPr/>
                      <wpg:grpSpPr>
                        <a:xfrm>
                          <a:off x="0" y="0"/>
                          <a:ext cx="5943600" cy="4325620"/>
                          <a:chOff x="0" y="0"/>
                          <a:chExt cx="5943600" cy="4325866"/>
                        </a:xfrm>
                      </wpg:grpSpPr>
                      <pic:pic xmlns:pic="http://schemas.openxmlformats.org/drawingml/2006/picture">
                        <pic:nvPicPr>
                          <pic:cNvPr id="1965816455" name="Picture 12"/>
                          <pic:cNvPicPr>
                            <a:picLocks noChangeAspect="1"/>
                          </pic:cNvPicPr>
                        </pic:nvPicPr>
                        <pic:blipFill rotWithShape="1">
                          <a:blip r:embed="rId30">
                            <a:extLst>
                              <a:ext uri="{28A0092B-C50C-407E-A947-70E740481C1C}">
                                <a14:useLocalDpi xmlns:a14="http://schemas.microsoft.com/office/drawing/2010/main" val="0"/>
                              </a:ext>
                            </a:extLst>
                          </a:blip>
                          <a:srcRect b="5008"/>
                          <a:stretch>
                            <a:fillRect/>
                          </a:stretch>
                        </pic:blipFill>
                        <pic:spPr bwMode="auto">
                          <a:xfrm>
                            <a:off x="0" y="204716"/>
                            <a:ext cx="5943600" cy="4121150"/>
                          </a:xfrm>
                          <a:prstGeom prst="rect">
                            <a:avLst/>
                          </a:prstGeom>
                          <a:noFill/>
                          <a:ln>
                            <a:noFill/>
                          </a:ln>
                          <a:extLst>
                            <a:ext uri="{53640926-AAD7-44D8-BBD7-CCE9431645EC}">
                              <a14:shadowObscured xmlns:a14="http://schemas.microsoft.com/office/drawing/2010/main"/>
                            </a:ext>
                          </a:extLst>
                        </pic:spPr>
                      </pic:pic>
                      <wps:wsp>
                        <wps:cNvPr id="954768579" name="Text Box 1"/>
                        <wps:cNvSpPr txBox="1"/>
                        <wps:spPr>
                          <a:xfrm>
                            <a:off x="0" y="0"/>
                            <a:ext cx="5943600" cy="204470"/>
                          </a:xfrm>
                          <a:prstGeom prst="rect">
                            <a:avLst/>
                          </a:prstGeom>
                          <a:solidFill>
                            <a:prstClr val="white"/>
                          </a:solidFill>
                          <a:ln>
                            <a:noFill/>
                          </a:ln>
                        </wps:spPr>
                        <wps:txbx>
                          <w:txbxContent>
                            <w:p w14:paraId="6539E8CE" w14:textId="7F54D00D" w:rsidR="00EA5111" w:rsidRPr="00365904" w:rsidRDefault="00EA5111" w:rsidP="00EA5111">
                              <w:pPr>
                                <w:pStyle w:val="Caption"/>
                              </w:pPr>
                              <w:bookmarkStart w:id="130" w:name="_Ref227768896"/>
                              <w:r>
                                <w:t xml:space="preserve">Table </w:t>
                              </w:r>
                              <w:fldSimple w:instr=" SEQ Table \* ARABIC ">
                                <w:r w:rsidR="002106D8">
                                  <w:rPr>
                                    <w:noProof/>
                                  </w:rPr>
                                  <w:t>3</w:t>
                                </w:r>
                              </w:fldSimple>
                              <w:bookmarkEnd w:id="130"/>
                              <w:r>
                                <w:t>: WorldClim BIO variables and description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9E9232E" id="_x0000_s1054" style="position:absolute;left:0;text-align:left;margin-left:416.8pt;margin-top:9.15pt;width:468pt;height:340.6pt;z-index:251693056;mso-position-horizontal:right;mso-position-horizontal-relative:margin" coordsize="59436,4325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">
                <v:shape id="Picture 12" o:spid="_x0000_s1055" type="#_x0000_t75" style="position:absolute;top:2047;width:59436;height:4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">
                  <v:imagedata r:id="rId31" o:title="" cropbottom="3282f"/>
                </v:shape>
                <v:shape id="Text Box 1" o:spid="_x0000_s1056" type="#_x0000_t202" style="position:absolute;width:59436;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" stroked="f">
                  <v:textbox inset="0,0,0,0">
                    <w:txbxContent>
                      <w:p w14:paraId="6539E8CE" w14:textId="7F54D00D" w:rsidR="00EA5111" w:rsidRPr="00365904" w:rsidRDefault="00EA5111" w:rsidP="00EA5111">
                        <w:pPr>
                          <w:pStyle w:val="Caption"/>
                        </w:pPr>
                        <w:bookmarkStart w:id="131" w:name="_Ref227768896"/>
                        <w:r>
                          <w:t xml:space="preserve">Table </w:t>
                        </w:r>
                        <w:fldSimple w:instr=" SEQ Table \* ARABIC ">
                          <w:r w:rsidR="002106D8">
                            <w:rPr>
                              <w:noProof/>
                            </w:rPr>
                            <w:t>3</w:t>
                          </w:r>
                        </w:fldSimple>
                        <w:bookmarkEnd w:id="131"/>
                        <w:r>
                          <w:t>: WorldClim BIO variables and description</w:t>
                        </w:r>
                      </w:p>
                    </w:txbxContent>
                  </v:textbox>
                </v:shape>
                <w10:wrap type="square" anchorx="margin"/>
              </v:group>
            </w:pict>
          </mc:Fallback>
        </mc:AlternateContent>
      </w:r>
      <w:r w:rsidR="00C309D4">
        <w:rPr>
          <w:rFonts w:ascii="Times New Roman" w:hAnsi="Times New Roman" w:cs="Times New Roman"/>
        </w:rPr>
        <w:t>single buffered, and 10-point buffered datasets compared to the raw dataset. In addition, the coefficients of variation calculated quantify the variance within the multi-point buffered points for each plot</w:t>
      </w:r>
      <w:r w:rsidR="000341FD">
        <w:rPr>
          <w:rFonts w:ascii="Times New Roman" w:hAnsi="Times New Roman" w:cs="Times New Roman"/>
        </w:rPr>
        <w:t xml:space="preserve"> </w:t>
      </w:r>
      <w:del w:id="132" w:author="Gifford, Tyler" w:date="2026-06-18T08:21:00Z" w16du:dateUtc="2026-06-18T12:21:00Z">
        <w:r w:rsidR="000341FD" w:rsidDel="00151926">
          <w:rPr>
            <w:rFonts w:ascii="Times New Roman" w:hAnsi="Times New Roman" w:cs="Times New Roman"/>
          </w:rPr>
          <w:delText>/</w:delText>
        </w:r>
      </w:del>
      <w:ins w:id="133" w:author="Gifford, Tyler" w:date="2026-06-18T08:21:00Z" w16du:dateUtc="2026-06-18T12:21:00Z">
        <w:r w:rsidR="00151926">
          <w:rPr>
            <w:rFonts w:ascii="Times New Roman" w:hAnsi="Times New Roman" w:cs="Times New Roman"/>
          </w:rPr>
          <w:t>and</w:t>
        </w:r>
      </w:ins>
      <w:r w:rsidR="000341FD">
        <w:rPr>
          <w:rFonts w:ascii="Times New Roman" w:hAnsi="Times New Roman" w:cs="Times New Roman"/>
        </w:rPr>
        <w:t xml:space="preserve"> is used to understand the range of values within each plot’s multi-point buffered coordinates.</w:t>
      </w:r>
    </w:p>
    <w:p w14:paraId="76CE3B81" w14:textId="764CC295" w:rsidR="0010183C" w:rsidRDefault="005F31FB" w:rsidP="005F31FB">
      <w:pPr>
        <w:rPr>
          <w:rFonts w:ascii="Times New Roman" w:hAnsi="Times New Roman" w:cs="Times New Roman"/>
        </w:rPr>
      </w:pPr>
      <w:commentRangeStart w:id="134"/>
      <w:r>
        <w:rPr>
          <w:rFonts w:ascii="Times New Roman" w:hAnsi="Times New Roman" w:cs="Times New Roman"/>
        </w:rPr>
        <w:t>Results</w:t>
      </w:r>
      <w:commentRangeEnd w:id="134"/>
      <w:r w:rsidR="00A2009B" w:rsidRPr="003968EF">
        <w:rPr>
          <w:rStyle w:val="CommentReference"/>
          <w:sz w:val="24"/>
          <w:szCs w:val="24"/>
        </w:rPr>
        <w:commentReference w:id="134"/>
      </w:r>
      <w:r w:rsidR="003968EF" w:rsidRPr="003968EF">
        <w:t xml:space="preserve"> </w:t>
      </w:r>
    </w:p>
    <w:p w14:paraId="3B9D988E" w14:textId="33C9A77D" w:rsidR="003968EF" w:rsidRDefault="00C460FC" w:rsidP="00C460FC">
      <w:pPr>
        <w:rPr>
          <w:rFonts w:ascii="Times New Roman" w:hAnsi="Times New Roman" w:cs="Times New Roman"/>
        </w:rPr>
      </w:pPr>
      <w:r>
        <w:rPr>
          <w:rFonts w:ascii="Times New Roman" w:hAnsi="Times New Roman" w:cs="Times New Roman"/>
        </w:rPr>
        <w:t>Point extraction with elevation data</w:t>
      </w:r>
    </w:p>
    <w:p w14:paraId="7B50C9A2" w14:textId="5E978E7B" w:rsidR="00C460FC" w:rsidRDefault="00C460FC" w:rsidP="00C460FC">
      <w:pPr>
        <w:rPr>
          <w:rFonts w:ascii="Times New Roman" w:hAnsi="Times New Roman" w:cs="Times New Roman"/>
        </w:rPr>
      </w:pPr>
      <w:r>
        <w:rPr>
          <w:rFonts w:ascii="Times New Roman" w:hAnsi="Times New Roman" w:cs="Times New Roman"/>
        </w:rPr>
        <w:tab/>
        <w:t xml:space="preserve">Our analysis of the point extraction modules using recorded elevation from FIA data and elevation values queried from the NASA dataset show that values are </w:t>
      </w:r>
      <w:commentRangeStart w:id="135"/>
      <w:r>
        <w:rPr>
          <w:rFonts w:ascii="Times New Roman" w:hAnsi="Times New Roman" w:cs="Times New Roman"/>
        </w:rPr>
        <w:t>approximately the same, with some inaccuracies present.</w:t>
      </w:r>
      <w:commentRangeEnd w:id="135"/>
      <w:r w:rsidR="00151926">
        <w:rPr>
          <w:rStyle w:val="CommentReference"/>
          <w:rFonts w:ascii="Times New Roman" w:hAnsi="Times New Roman" w:cs="Times New Roman"/>
          <w:sz w:val="24"/>
          <w:szCs w:val="24"/>
        </w:rPr>
        <w:commentReference w:id="135"/>
      </w:r>
      <w:r>
        <w:rPr>
          <w:rFonts w:ascii="Times New Roman" w:hAnsi="Times New Roman" w:cs="Times New Roman"/>
        </w:rPr>
        <w:t xml:space="preserve"> While the distributions of both datasets are approximately the same </w:t>
      </w:r>
      <w:r w:rsidR="002106D8">
        <w:rPr>
          <w:rFonts w:ascii="Times New Roman" w:hAnsi="Times New Roman" w:cs="Times New Roman"/>
        </w:rPr>
        <w:t>(</w:t>
      </w:r>
      <w:r w:rsidR="002106D8">
        <w:rPr>
          <w:rFonts w:ascii="Times New Roman" w:hAnsi="Times New Roman" w:cs="Times New Roman"/>
        </w:rPr>
        <w:fldChar w:fldCharType="begin"/>
      </w:r>
      <w:r w:rsidR="002106D8">
        <w:rPr>
          <w:rFonts w:ascii="Times New Roman" w:hAnsi="Times New Roman" w:cs="Times New Roman"/>
        </w:rPr>
        <w:instrText xml:space="preserve"> REF _Ref231993834 \h </w:instrText>
      </w:r>
      <w:r w:rsidR="002106D8">
        <w:rPr>
          <w:rFonts w:ascii="Times New Roman" w:hAnsi="Times New Roman" w:cs="Times New Roman"/>
        </w:rPr>
      </w:r>
      <w:r w:rsidR="002106D8">
        <w:rPr>
          <w:rFonts w:ascii="Times New Roman" w:hAnsi="Times New Roman" w:cs="Times New Roman"/>
        </w:rPr>
        <w:fldChar w:fldCharType="separate"/>
      </w:r>
      <w:r w:rsidR="002106D8">
        <w:t xml:space="preserve">Figure </w:t>
      </w:r>
      <w:r w:rsidR="002106D8">
        <w:rPr>
          <w:noProof/>
        </w:rPr>
        <w:t>8</w:t>
      </w:r>
      <w:r w:rsidR="002106D8">
        <w:rPr>
          <w:rFonts w:ascii="Times New Roman" w:hAnsi="Times New Roman" w:cs="Times New Roman"/>
        </w:rPr>
        <w:fldChar w:fldCharType="end"/>
      </w:r>
      <w:r w:rsidR="002106D8">
        <w:rPr>
          <w:rFonts w:ascii="Times New Roman" w:hAnsi="Times New Roman" w:cs="Times New Roman"/>
        </w:rPr>
        <w:t>)</w:t>
      </w:r>
      <w:r>
        <w:rPr>
          <w:rFonts w:ascii="Times New Roman" w:hAnsi="Times New Roman" w:cs="Times New Roman"/>
        </w:rPr>
        <w:t>, when looking at the fitted graph of the two datasets</w:t>
      </w:r>
      <w:r w:rsidR="002106D8">
        <w:rPr>
          <w:rFonts w:ascii="Times New Roman" w:hAnsi="Times New Roman" w:cs="Times New Roman"/>
        </w:rPr>
        <w:t xml:space="preserve"> (</w:t>
      </w:r>
      <w:r w:rsidR="002106D8">
        <w:rPr>
          <w:rFonts w:ascii="Times New Roman" w:hAnsi="Times New Roman" w:cs="Times New Roman"/>
        </w:rPr>
        <w:fldChar w:fldCharType="begin"/>
      </w:r>
      <w:r w:rsidR="002106D8">
        <w:rPr>
          <w:rFonts w:ascii="Times New Roman" w:hAnsi="Times New Roman" w:cs="Times New Roman"/>
        </w:rPr>
        <w:instrText xml:space="preserve"> REF _Ref231993844 \h </w:instrText>
      </w:r>
      <w:r w:rsidR="002106D8">
        <w:rPr>
          <w:rFonts w:ascii="Times New Roman" w:hAnsi="Times New Roman" w:cs="Times New Roman"/>
        </w:rPr>
      </w:r>
      <w:r w:rsidR="002106D8">
        <w:rPr>
          <w:rFonts w:ascii="Times New Roman" w:hAnsi="Times New Roman" w:cs="Times New Roman"/>
        </w:rPr>
        <w:fldChar w:fldCharType="separate"/>
      </w:r>
      <w:r w:rsidR="002106D8">
        <w:t xml:space="preserve">Figure </w:t>
      </w:r>
      <w:r w:rsidR="002106D8">
        <w:rPr>
          <w:noProof/>
        </w:rPr>
        <w:t>9</w:t>
      </w:r>
      <w:r w:rsidR="002106D8">
        <w:rPr>
          <w:rFonts w:ascii="Times New Roman" w:hAnsi="Times New Roman" w:cs="Times New Roman"/>
        </w:rPr>
        <w:fldChar w:fldCharType="end"/>
      </w:r>
      <w:r w:rsidR="002106D8">
        <w:rPr>
          <w:rFonts w:ascii="Times New Roman" w:hAnsi="Times New Roman" w:cs="Times New Roman"/>
        </w:rPr>
        <w:t>)</w:t>
      </w:r>
      <w:r>
        <w:rPr>
          <w:rFonts w:ascii="Times New Roman" w:hAnsi="Times New Roman" w:cs="Times New Roman"/>
        </w:rPr>
        <w:t xml:space="preserve">, we can observe some of these extreme inaccuracies. In Figure </w:t>
      </w:r>
      <w:commentRangeStart w:id="136"/>
      <w:r>
        <w:rPr>
          <w:rFonts w:ascii="Times New Roman" w:hAnsi="Times New Roman" w:cs="Times New Roman"/>
        </w:rPr>
        <w:t>x</w:t>
      </w:r>
      <w:commentRangeEnd w:id="136"/>
      <w:r w:rsidR="00151926">
        <w:rPr>
          <w:rStyle w:val="CommentReference"/>
          <w:rFonts w:ascii="Times New Roman" w:hAnsi="Times New Roman" w:cs="Times New Roman"/>
          <w:sz w:val="24"/>
          <w:szCs w:val="24"/>
        </w:rPr>
        <w:commentReference w:id="136"/>
      </w:r>
      <w:r>
        <w:rPr>
          <w:rFonts w:ascii="Times New Roman" w:hAnsi="Times New Roman" w:cs="Times New Roman"/>
        </w:rPr>
        <w:t xml:space="preserve">, one plot that has an FIA recorded elevation of approximately 1,400 ft has a queried NASA elevation of approximately 5,600 ft. Some justifications for such extreme differences could be topological changes that </w:t>
      </w:r>
      <w:r w:rsidR="00C9464A">
        <w:rPr>
          <w:rFonts w:ascii="Times New Roman" w:hAnsi="Times New Roman" w:cs="Times New Roman"/>
        </w:rPr>
        <w:t>occurred</w:t>
      </w:r>
      <w:r>
        <w:rPr>
          <w:rFonts w:ascii="Times New Roman" w:hAnsi="Times New Roman" w:cs="Times New Roman"/>
        </w:rPr>
        <w:t xml:space="preserve"> </w:t>
      </w:r>
      <w:r w:rsidR="007C2CB6">
        <w:rPr>
          <w:rFonts w:ascii="Times New Roman" w:hAnsi="Times New Roman" w:cs="Times New Roman"/>
        </w:rPr>
        <w:t xml:space="preserve">after the NASA dataset was created. Some of the less extreme inaccuracies could possibly be explained by the non-smooth transition that elevations can follow, particularly in a region characterized by steep mountains and rocky bluffs. </w:t>
      </w:r>
    </w:p>
    <w:p w14:paraId="7E387281" w14:textId="7D61CAFD" w:rsidR="0023760A" w:rsidRDefault="007C2CB6" w:rsidP="00A72D50">
      <w:pPr>
        <w:rPr>
          <w:rFonts w:ascii="Times New Roman" w:hAnsi="Times New Roman" w:cs="Times New Roman"/>
        </w:rPr>
      </w:pPr>
      <w:r>
        <w:rPr>
          <w:rFonts w:ascii="Times New Roman" w:hAnsi="Times New Roman" w:cs="Times New Roman"/>
        </w:rPr>
        <w:lastRenderedPageBreak/>
        <w:tab/>
        <w:t xml:space="preserve">Even though some extreme outliers exist, overall, the FIA and NASA elevation values follow the 1:1 vertical line to confirm that </w:t>
      </w:r>
      <w:commentRangeStart w:id="137"/>
      <w:r>
        <w:rPr>
          <w:rFonts w:ascii="Times New Roman" w:hAnsi="Times New Roman" w:cs="Times New Roman"/>
        </w:rPr>
        <w:t>the point extraction modules function as designed</w:t>
      </w:r>
      <w:commentRangeEnd w:id="137"/>
      <w:r w:rsidR="00151926">
        <w:rPr>
          <w:rStyle w:val="CommentReference"/>
          <w:rFonts w:ascii="Times New Roman" w:hAnsi="Times New Roman" w:cs="Times New Roman"/>
          <w:sz w:val="24"/>
          <w:szCs w:val="24"/>
        </w:rPr>
        <w:commentReference w:id="137"/>
      </w:r>
      <w:r>
        <w:rPr>
          <w:rFonts w:ascii="Times New Roman" w:hAnsi="Times New Roman" w:cs="Times New Roman"/>
        </w:rPr>
        <w:t xml:space="preserve">. </w:t>
      </w:r>
      <w:del w:id="138" w:author="Gifford, Tyler" w:date="2026-06-18T08:24:00Z" w16du:dateUtc="2026-06-18T12:24:00Z">
        <w:r w:rsidR="00881508" w:rsidDel="00151926">
          <w:rPr>
            <w:rFonts w:ascii="Times New Roman" w:hAnsi="Times New Roman" w:cs="Times New Roman"/>
          </w:rPr>
          <w:delText xml:space="preserve">The table of summary statistics </w:delText>
        </w:r>
        <w:r w:rsidR="002106D8" w:rsidDel="00151926">
          <w:rPr>
            <w:rFonts w:ascii="Times New Roman" w:hAnsi="Times New Roman" w:cs="Times New Roman"/>
          </w:rPr>
          <w:delText>(</w:delText>
        </w:r>
      </w:del>
      <w:r w:rsidR="002106D8">
        <w:rPr>
          <w:rFonts w:ascii="Times New Roman" w:hAnsi="Times New Roman" w:cs="Times New Roman"/>
        </w:rPr>
        <w:fldChar w:fldCharType="begin"/>
      </w:r>
      <w:r w:rsidR="002106D8">
        <w:rPr>
          <w:rFonts w:ascii="Times New Roman" w:hAnsi="Times New Roman" w:cs="Times New Roman"/>
        </w:rPr>
        <w:instrText xml:space="preserve"> REF _Ref231993869 \h </w:instrText>
      </w:r>
      <w:r w:rsidR="002106D8">
        <w:rPr>
          <w:rFonts w:ascii="Times New Roman" w:hAnsi="Times New Roman" w:cs="Times New Roman"/>
        </w:rPr>
      </w:r>
      <w:r w:rsidR="002106D8">
        <w:rPr>
          <w:rFonts w:ascii="Times New Roman" w:hAnsi="Times New Roman" w:cs="Times New Roman"/>
        </w:rPr>
        <w:fldChar w:fldCharType="separate"/>
      </w:r>
      <w:r w:rsidR="002106D8">
        <w:t xml:space="preserve">Table </w:t>
      </w:r>
      <w:r w:rsidR="002106D8">
        <w:rPr>
          <w:noProof/>
        </w:rPr>
        <w:t>4</w:t>
      </w:r>
      <w:r w:rsidR="002106D8">
        <w:rPr>
          <w:rFonts w:ascii="Times New Roman" w:hAnsi="Times New Roman" w:cs="Times New Roman"/>
        </w:rPr>
        <w:fldChar w:fldCharType="end"/>
      </w:r>
      <w:del w:id="139" w:author="Gifford, Tyler" w:date="2026-06-18T08:24:00Z" w16du:dateUtc="2026-06-18T12:24:00Z">
        <w:r w:rsidR="002106D8" w:rsidDel="00151926">
          <w:rPr>
            <w:rFonts w:ascii="Times New Roman" w:hAnsi="Times New Roman" w:cs="Times New Roman"/>
          </w:rPr>
          <w:delText>)</w:delText>
        </w:r>
      </w:del>
      <w:r w:rsidR="002106D8">
        <w:rPr>
          <w:rFonts w:ascii="Times New Roman" w:hAnsi="Times New Roman" w:cs="Times New Roman"/>
        </w:rPr>
        <w:t xml:space="preserve"> </w:t>
      </w:r>
      <w:r w:rsidR="00881508">
        <w:rPr>
          <w:rFonts w:ascii="Times New Roman" w:hAnsi="Times New Roman" w:cs="Times New Roman"/>
        </w:rPr>
        <w:t>shows that the average absolute difference is 215.5 ft</w:t>
      </w:r>
      <w:r w:rsidR="00B62ED5">
        <w:rPr>
          <w:rFonts w:ascii="Times New Roman" w:hAnsi="Times New Roman" w:cs="Times New Roman"/>
        </w:rPr>
        <w:t xml:space="preserve"> and an average percent difference of 3.88%.</w:t>
      </w:r>
      <w:r w:rsidR="00881508">
        <w:rPr>
          <w:rFonts w:ascii="Times New Roman" w:hAnsi="Times New Roman" w:cs="Times New Roman"/>
        </w:rPr>
        <w:t xml:space="preserve"> </w:t>
      </w:r>
      <w:commentRangeStart w:id="140"/>
      <w:r w:rsidR="009F3B80">
        <w:rPr>
          <w:rFonts w:ascii="Times New Roman" w:hAnsi="Times New Roman" w:cs="Times New Roman"/>
        </w:rPr>
        <w:t>An average absolute difference of 215.5 ft would be considerable at lower elevations, given the topography of the region that this analysis was conducted on, it may not be significant.</w:t>
      </w:r>
      <w:commentRangeEnd w:id="140"/>
      <w:r w:rsidR="00151926">
        <w:rPr>
          <w:rStyle w:val="CommentReference"/>
          <w:rFonts w:ascii="Times New Roman" w:hAnsi="Times New Roman" w:cs="Times New Roman"/>
          <w:sz w:val="24"/>
          <w:szCs w:val="24"/>
        </w:rPr>
        <w:commentReference w:id="140"/>
      </w:r>
      <w:r w:rsidR="009F3B80">
        <w:rPr>
          <w:rFonts w:ascii="Times New Roman" w:hAnsi="Times New Roman" w:cs="Times New Roman"/>
        </w:rPr>
        <w:t xml:space="preserve"> </w:t>
      </w:r>
      <w:r>
        <w:rPr>
          <w:rFonts w:ascii="Times New Roman" w:hAnsi="Times New Roman" w:cs="Times New Roman"/>
        </w:rPr>
        <w:t xml:space="preserve">Repeating this analysis with </w:t>
      </w:r>
      <w:commentRangeStart w:id="141"/>
      <w:r>
        <w:rPr>
          <w:rFonts w:ascii="Times New Roman" w:hAnsi="Times New Roman" w:cs="Times New Roman"/>
        </w:rPr>
        <w:t>another GEE elevation dataset may produce improved results</w:t>
      </w:r>
      <w:commentRangeEnd w:id="141"/>
      <w:r w:rsidR="00FA64A4">
        <w:rPr>
          <w:rStyle w:val="CommentReference"/>
          <w:rFonts w:ascii="Times New Roman" w:hAnsi="Times New Roman" w:cs="Times New Roman"/>
          <w:sz w:val="24"/>
          <w:szCs w:val="24"/>
        </w:rPr>
        <w:commentReference w:id="141"/>
      </w:r>
      <w:r>
        <w:rPr>
          <w:rFonts w:ascii="Times New Roman" w:hAnsi="Times New Roman" w:cs="Times New Roman"/>
        </w:rPr>
        <w:t>.</w:t>
      </w:r>
    </w:p>
    <w:p w14:paraId="68DB5B98" w14:textId="2F8B371B" w:rsidR="00C460FC" w:rsidRDefault="002106D8" w:rsidP="00C460FC">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08416" behindDoc="0" locked="0" layoutInCell="1" allowOverlap="1" wp14:anchorId="45737E33" wp14:editId="2340BC44">
                <wp:simplePos x="0" y="0"/>
                <wp:positionH relativeFrom="margin">
                  <wp:posOffset>2057400</wp:posOffset>
                </wp:positionH>
                <wp:positionV relativeFrom="paragraph">
                  <wp:posOffset>71310</wp:posOffset>
                </wp:positionV>
                <wp:extent cx="3886200" cy="3015615"/>
                <wp:effectExtent l="0" t="0" r="0" b="0"/>
                <wp:wrapSquare wrapText="bothSides"/>
                <wp:docPr id="1378237866" name="Group 15"/>
                <wp:cNvGraphicFramePr/>
                <a:graphic xmlns:a="http://schemas.openxmlformats.org/drawingml/2006/main">
                  <a:graphicData uri="http://schemas.microsoft.com/office/word/2010/wordprocessingGroup">
                    <wpg:wgp>
                      <wpg:cNvGrpSpPr/>
                      <wpg:grpSpPr>
                        <a:xfrm>
                          <a:off x="0" y="0"/>
                          <a:ext cx="3886200" cy="3015615"/>
                          <a:chOff x="0" y="0"/>
                          <a:chExt cx="4810125" cy="3283890"/>
                        </a:xfrm>
                      </wpg:grpSpPr>
                      <pic:pic xmlns:pic="http://schemas.openxmlformats.org/drawingml/2006/picture">
                        <pic:nvPicPr>
                          <pic:cNvPr id="1675326423" name="Picture 1">
                            <a:extLst>
                              <a:ext uri="{FF2B5EF4-FFF2-40B4-BE49-F238E27FC236}">
                                <a16:creationId xmlns:a16="http://schemas.microsoft.com/office/drawing/2014/main" id="{581965FC-A1C3-96F8-2486-BA43732C602C}"/>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810125" cy="2957195"/>
                          </a:xfrm>
                          <a:prstGeom prst="rect">
                            <a:avLst/>
                          </a:prstGeom>
                        </pic:spPr>
                      </pic:pic>
                      <wps:wsp>
                        <wps:cNvPr id="156244316" name="Text Box 1"/>
                        <wps:cNvSpPr txBox="1"/>
                        <wps:spPr>
                          <a:xfrm>
                            <a:off x="0" y="3013076"/>
                            <a:ext cx="4810125" cy="270814"/>
                          </a:xfrm>
                          <a:prstGeom prst="rect">
                            <a:avLst/>
                          </a:prstGeom>
                          <a:solidFill>
                            <a:prstClr val="white"/>
                          </a:solidFill>
                          <a:ln>
                            <a:noFill/>
                          </a:ln>
                        </wps:spPr>
                        <wps:txbx>
                          <w:txbxContent>
                            <w:p w14:paraId="358D3191" w14:textId="28DE7849" w:rsidR="00C10572" w:rsidRPr="005F1E9F" w:rsidRDefault="00C10572" w:rsidP="00C10572">
                              <w:pPr>
                                <w:pStyle w:val="Caption"/>
                                <w:rPr>
                                  <w:rFonts w:ascii="Times New Roman" w:hAnsi="Times New Roman" w:cs="Times New Roman"/>
                                </w:rPr>
                              </w:pPr>
                              <w:bookmarkStart w:id="142" w:name="_Ref231993834"/>
                              <w:r>
                                <w:t xml:space="preserve">Figure </w:t>
                              </w:r>
                              <w:fldSimple w:instr=" SEQ Figure \* ARABIC ">
                                <w:r w:rsidR="003968EF">
                                  <w:rPr>
                                    <w:noProof/>
                                  </w:rPr>
                                  <w:t>8</w:t>
                                </w:r>
                              </w:fldSimple>
                              <w:bookmarkEnd w:id="142"/>
                              <w:r>
                                <w:t>: Distributions of elevation values recorded in the FIA database and queried from the NASA SRTM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737E33" id="_x0000_s1057" style="position:absolute;margin-left:162pt;margin-top:5.6pt;width:306pt;height:237.45pt;z-index:251708416;mso-position-horizontal-relative:margin;mso-width-relative:margin;mso-height-relative:margin" coordsize="48101,32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">
                <v:shape id="Picture 1" o:spid="_x0000_s1058" type="#_x0000_t75" style="position:absolute;width:48101;height:29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">
                  <v:imagedata r:id="rId33" o:title=""/>
                </v:shape>
                <v:shape id="Text Box 1" o:spid="_x0000_s1059" type="#_x0000_t202" style="position:absolute;top:30130;width:48101;height:2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" stroked="f">
                  <v:textbox inset="0,0,0,0">
                    <w:txbxContent>
                      <w:p w14:paraId="358D3191" w14:textId="28DE7849" w:rsidR="00C10572" w:rsidRPr="005F1E9F" w:rsidRDefault="00C10572" w:rsidP="00C10572">
                        <w:pPr>
                          <w:pStyle w:val="Caption"/>
                          <w:rPr>
                            <w:rFonts w:ascii="Times New Roman" w:hAnsi="Times New Roman" w:cs="Times New Roman"/>
                          </w:rPr>
                        </w:pPr>
                        <w:bookmarkStart w:id="143" w:name="_Ref231993834"/>
                        <w:r>
                          <w:t xml:space="preserve">Figure </w:t>
                        </w:r>
                        <w:fldSimple w:instr=" SEQ Figure \* ARABIC ">
                          <w:r w:rsidR="003968EF">
                            <w:rPr>
                              <w:noProof/>
                            </w:rPr>
                            <w:t>8</w:t>
                          </w:r>
                        </w:fldSimple>
                        <w:bookmarkEnd w:id="143"/>
                        <w:r>
                          <w:t>: Distributions of elevation values recorded in the FIA database and queried from the NASA SRTM dataset.</w:t>
                        </w:r>
                      </w:p>
                    </w:txbxContent>
                  </v:textbox>
                </v:shape>
                <w10:wrap type="square" anchorx="margin"/>
              </v:group>
            </w:pict>
          </mc:Fallback>
        </mc:AlternateContent>
      </w:r>
      <w:r w:rsidR="00A72D50">
        <w:rPr>
          <w:rFonts w:ascii="Times New Roman" w:hAnsi="Times New Roman" w:cs="Times New Roman"/>
        </w:rPr>
        <w:t>Buffering approach with environmental data</w:t>
      </w:r>
    </w:p>
    <w:p w14:paraId="624237C0" w14:textId="340A2DD1" w:rsidR="00686181" w:rsidRDefault="002106D8" w:rsidP="00B22822">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16608" behindDoc="0" locked="0" layoutInCell="1" allowOverlap="1" wp14:anchorId="63E40D98" wp14:editId="1C5B0162">
                <wp:simplePos x="0" y="0"/>
                <wp:positionH relativeFrom="column">
                  <wp:posOffset>0</wp:posOffset>
                </wp:positionH>
                <wp:positionV relativeFrom="paragraph">
                  <wp:posOffset>3888740</wp:posOffset>
                </wp:positionV>
                <wp:extent cx="1828800" cy="1673225"/>
                <wp:effectExtent l="0" t="0" r="0" b="3175"/>
                <wp:wrapSquare wrapText="bothSides"/>
                <wp:docPr id="1566388556" name="Group 19"/>
                <wp:cNvGraphicFramePr/>
                <a:graphic xmlns:a="http://schemas.openxmlformats.org/drawingml/2006/main">
                  <a:graphicData uri="http://schemas.microsoft.com/office/word/2010/wordprocessingGroup">
                    <wpg:wgp>
                      <wpg:cNvGrpSpPr/>
                      <wpg:grpSpPr>
                        <a:xfrm>
                          <a:off x="0" y="0"/>
                          <a:ext cx="1828800" cy="1673225"/>
                          <a:chOff x="0" y="0"/>
                          <a:chExt cx="1828800" cy="1673831"/>
                        </a:xfrm>
                      </wpg:grpSpPr>
                      <pic:pic xmlns:pic="http://schemas.openxmlformats.org/drawingml/2006/picture">
                        <pic:nvPicPr>
                          <pic:cNvPr id="1827454436"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57150" y="451158"/>
                            <a:ext cx="1666875" cy="1222673"/>
                          </a:xfrm>
                          <a:prstGeom prst="rect">
                            <a:avLst/>
                          </a:prstGeom>
                        </pic:spPr>
                      </pic:pic>
                      <wps:wsp>
                        <wps:cNvPr id="1527805678" name="Text Box 1"/>
                        <wps:cNvSpPr txBox="1"/>
                        <wps:spPr>
                          <a:xfrm>
                            <a:off x="0" y="0"/>
                            <a:ext cx="1828800" cy="457200"/>
                          </a:xfrm>
                          <a:prstGeom prst="rect">
                            <a:avLst/>
                          </a:prstGeom>
                          <a:solidFill>
                            <a:prstClr val="white"/>
                          </a:solidFill>
                          <a:ln>
                            <a:noFill/>
                          </a:ln>
                        </wps:spPr>
                        <wps:txbx>
                          <w:txbxContent>
                            <w:p w14:paraId="766D23EF" w14:textId="15135FAE" w:rsidR="002106D8" w:rsidRPr="002C22BB" w:rsidRDefault="002106D8" w:rsidP="002106D8">
                              <w:pPr>
                                <w:pStyle w:val="Caption"/>
                                <w:rPr>
                                  <w:rFonts w:ascii="Times New Roman" w:hAnsi="Times New Roman" w:cs="Times New Roman"/>
                                </w:rPr>
                              </w:pPr>
                              <w:bookmarkStart w:id="144" w:name="_Ref231993869"/>
                              <w:r>
                                <w:t xml:space="preserve">Table </w:t>
                              </w:r>
                              <w:fldSimple w:instr=" SEQ Table \* ARABIC ">
                                <w:r>
                                  <w:rPr>
                                    <w:noProof/>
                                  </w:rPr>
                                  <w:t>4</w:t>
                                </w:r>
                              </w:fldSimple>
                              <w:bookmarkEnd w:id="144"/>
                              <w:r>
                                <w:t>: Summary Statistics of Comparison between recorded FIA and queried NASA elevation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3E40D98" id="Group 19" o:spid="_x0000_s1060" style="position:absolute;left:0;text-align:left;margin-left:0;margin-top:306.2pt;width:2in;height:131.75pt;z-index:251716608;mso-height-relative:margin" coordsize="18288,16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">
                <v:shape id="Picture 1" o:spid="_x0000_s1061" type="#_x0000_t75" style="position:absolute;left:571;top:4511;width:16669;height:1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">
                  <v:imagedata r:id="rId35" o:title=""/>
                </v:shape>
                <v:shape id="Text Box 1" o:spid="_x0000_s1062" type="#_x0000_t202" style="position:absolute;width:1828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" stroked="f">
                  <v:textbox inset="0,0,0,0">
                    <w:txbxContent>
                      <w:p w14:paraId="766D23EF" w14:textId="15135FAE" w:rsidR="002106D8" w:rsidRPr="002C22BB" w:rsidRDefault="002106D8" w:rsidP="002106D8">
                        <w:pPr>
                          <w:pStyle w:val="Caption"/>
                          <w:rPr>
                            <w:rFonts w:ascii="Times New Roman" w:hAnsi="Times New Roman" w:cs="Times New Roman"/>
                          </w:rPr>
                        </w:pPr>
                        <w:bookmarkStart w:id="145" w:name="_Ref231993869"/>
                        <w:r>
                          <w:t xml:space="preserve">Table </w:t>
                        </w:r>
                        <w:fldSimple w:instr=" SEQ Table \* ARABIC ">
                          <w:r>
                            <w:rPr>
                              <w:noProof/>
                            </w:rPr>
                            <w:t>4</w:t>
                          </w:r>
                        </w:fldSimple>
                        <w:bookmarkEnd w:id="145"/>
                        <w:r>
                          <w:t>: Summary Statistics of Comparison between recorded FIA and queried NASA elevation data</w:t>
                        </w:r>
                      </w:p>
                    </w:txbxContent>
                  </v:textbox>
                </v:shape>
                <w10:wrap type="square"/>
              </v:group>
            </w:pict>
          </mc:Fallback>
        </mc:AlternateContent>
      </w:r>
      <w:r w:rsidR="00A72D50">
        <w:rPr>
          <w:rFonts w:ascii="Times New Roman" w:hAnsi="Times New Roman" w:cs="Times New Roman"/>
          <w:noProof/>
        </w:rPr>
        <mc:AlternateContent>
          <mc:Choice Requires="wpg">
            <w:drawing>
              <wp:anchor distT="0" distB="0" distL="114300" distR="114300" simplePos="0" relativeHeight="251712512" behindDoc="0" locked="0" layoutInCell="1" allowOverlap="1" wp14:anchorId="6550DD8E" wp14:editId="24ADDF61">
                <wp:simplePos x="0" y="0"/>
                <wp:positionH relativeFrom="margin">
                  <wp:align>right</wp:align>
                </wp:positionH>
                <wp:positionV relativeFrom="paragraph">
                  <wp:posOffset>3392805</wp:posOffset>
                </wp:positionV>
                <wp:extent cx="4057650" cy="2994025"/>
                <wp:effectExtent l="0" t="0" r="0" b="0"/>
                <wp:wrapSquare wrapText="bothSides"/>
                <wp:docPr id="2045842789" name="Group 17"/>
                <wp:cNvGraphicFramePr/>
                <a:graphic xmlns:a="http://schemas.openxmlformats.org/drawingml/2006/main">
                  <a:graphicData uri="http://schemas.microsoft.com/office/word/2010/wordprocessingGroup">
                    <wpg:wgp>
                      <wpg:cNvGrpSpPr/>
                      <wpg:grpSpPr>
                        <a:xfrm>
                          <a:off x="0" y="0"/>
                          <a:ext cx="4057650" cy="2994025"/>
                          <a:chOff x="0" y="0"/>
                          <a:chExt cx="4778375" cy="4098925"/>
                        </a:xfrm>
                      </wpg:grpSpPr>
                      <pic:pic xmlns:pic="http://schemas.openxmlformats.org/drawingml/2006/picture">
                        <pic:nvPicPr>
                          <pic:cNvPr id="840763628" name="Picture 16"/>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8375" cy="3770630"/>
                          </a:xfrm>
                          <a:prstGeom prst="rect">
                            <a:avLst/>
                          </a:prstGeom>
                          <a:noFill/>
                          <a:ln>
                            <a:noFill/>
                          </a:ln>
                        </pic:spPr>
                      </pic:pic>
                      <wps:wsp>
                        <wps:cNvPr id="1230798806" name="Text Box 1"/>
                        <wps:cNvSpPr txBox="1"/>
                        <wps:spPr>
                          <a:xfrm>
                            <a:off x="0" y="3832225"/>
                            <a:ext cx="4778375" cy="266700"/>
                          </a:xfrm>
                          <a:prstGeom prst="rect">
                            <a:avLst/>
                          </a:prstGeom>
                          <a:solidFill>
                            <a:prstClr val="white"/>
                          </a:solidFill>
                          <a:ln>
                            <a:noFill/>
                          </a:ln>
                        </wps:spPr>
                        <wps:txbx>
                          <w:txbxContent>
                            <w:p w14:paraId="382E4D7B" w14:textId="6D05E805" w:rsidR="003968EF" w:rsidRPr="00052332" w:rsidRDefault="003968EF" w:rsidP="003968EF">
                              <w:pPr>
                                <w:pStyle w:val="Caption"/>
                                <w:rPr>
                                  <w:noProof/>
                                </w:rPr>
                              </w:pPr>
                              <w:bookmarkStart w:id="146" w:name="_Ref231993844"/>
                              <w:r>
                                <w:t xml:space="preserve">Figure </w:t>
                              </w:r>
                              <w:fldSimple w:instr=" SEQ Figure \* ARABIC ">
                                <w:r>
                                  <w:rPr>
                                    <w:noProof/>
                                  </w:rPr>
                                  <w:t>9</w:t>
                                </w:r>
                              </w:fldSimple>
                              <w:bookmarkEnd w:id="146"/>
                              <w:r>
                                <w:t>: Fitted graph of queried vs recorded elevation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50DD8E" id="Group 17" o:spid="_x0000_s1063" style="position:absolute;left:0;text-align:left;margin-left:268.3pt;margin-top:267.15pt;width:319.5pt;height:235.75pt;z-index:251712512;mso-position-horizontal:right;mso-position-horizontal-relative:margin;mso-width-relative:margin;mso-height-relative:margin" coordsize="47783,409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">
                <v:shape id="Picture 16" o:spid="_x0000_s1064" type="#_x0000_t75" style="position:absolute;width:47783;height:37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">
                  <v:imagedata r:id="rId37" o:title=""/>
                </v:shape>
                <v:shape id="Text Box 1" o:spid="_x0000_s1065" type="#_x0000_t202" style="position:absolute;top:38322;width:4778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" stroked="f">
                  <v:textbox inset="0,0,0,0">
                    <w:txbxContent>
                      <w:p w14:paraId="382E4D7B" w14:textId="6D05E805" w:rsidR="003968EF" w:rsidRPr="00052332" w:rsidRDefault="003968EF" w:rsidP="003968EF">
                        <w:pPr>
                          <w:pStyle w:val="Caption"/>
                          <w:rPr>
                            <w:noProof/>
                          </w:rPr>
                        </w:pPr>
                        <w:bookmarkStart w:id="147" w:name="_Ref231993844"/>
                        <w:r>
                          <w:t xml:space="preserve">Figure </w:t>
                        </w:r>
                        <w:fldSimple w:instr=" SEQ Figure \* ARABIC ">
                          <w:r>
                            <w:rPr>
                              <w:noProof/>
                            </w:rPr>
                            <w:t>9</w:t>
                          </w:r>
                        </w:fldSimple>
                        <w:bookmarkEnd w:id="147"/>
                        <w:r>
                          <w:t>: Fitted graph of queried vs recorded elevation values.</w:t>
                        </w:r>
                      </w:p>
                    </w:txbxContent>
                  </v:textbox>
                </v:shape>
                <w10:wrap type="square" anchorx="margin"/>
              </v:group>
            </w:pict>
          </mc:Fallback>
        </mc:AlternateContent>
      </w:r>
      <w:r w:rsidR="00B3563B">
        <w:rPr>
          <w:rFonts w:ascii="Times New Roman" w:hAnsi="Times New Roman" w:cs="Times New Roman"/>
        </w:rPr>
        <w:t xml:space="preserve">Percent differences and absolute differences calculated between the various </w:t>
      </w:r>
      <w:r w:rsidR="0023760A">
        <w:rPr>
          <w:rFonts w:ascii="Times New Roman" w:hAnsi="Times New Roman" w:cs="Times New Roman"/>
        </w:rPr>
        <w:t xml:space="preserve">buffered </w:t>
      </w:r>
      <w:r w:rsidR="00B3563B">
        <w:rPr>
          <w:rFonts w:ascii="Times New Roman" w:hAnsi="Times New Roman" w:cs="Times New Roman"/>
        </w:rPr>
        <w:t xml:space="preserve">datasets are shown in </w:t>
      </w:r>
      <w:r>
        <w:rPr>
          <w:rFonts w:ascii="Times New Roman" w:hAnsi="Times New Roman" w:cs="Times New Roman"/>
        </w:rPr>
        <w:fldChar w:fldCharType="begin"/>
      </w:r>
      <w:r>
        <w:rPr>
          <w:rFonts w:ascii="Times New Roman" w:hAnsi="Times New Roman" w:cs="Times New Roman"/>
        </w:rPr>
        <w:instrText xml:space="preserve"> REF _Ref231993879 \h </w:instrText>
      </w:r>
      <w:r>
        <w:rPr>
          <w:rFonts w:ascii="Times New Roman" w:hAnsi="Times New Roman" w:cs="Times New Roman"/>
        </w:rPr>
      </w:r>
      <w:r>
        <w:rPr>
          <w:rFonts w:ascii="Times New Roman" w:hAnsi="Times New Roman" w:cs="Times New Roman"/>
        </w:rPr>
        <w:fldChar w:fldCharType="separate"/>
      </w:r>
      <w:r>
        <w:t xml:space="preserve">Table </w:t>
      </w:r>
      <w:r>
        <w:rPr>
          <w:noProof/>
        </w:rPr>
        <w:t>5</w:t>
      </w:r>
      <w:r>
        <w:rPr>
          <w:rFonts w:ascii="Times New Roman" w:hAnsi="Times New Roman" w:cs="Times New Roman"/>
        </w:rPr>
        <w:fldChar w:fldCharType="end"/>
      </w:r>
      <w:r w:rsidR="00B3563B">
        <w:rPr>
          <w:rFonts w:ascii="Times New Roman" w:hAnsi="Times New Roman" w:cs="Times New Roman"/>
        </w:rPr>
        <w:t xml:space="preserve">. </w:t>
      </w:r>
      <w:r w:rsidR="00AC0F78">
        <w:rPr>
          <w:rFonts w:ascii="Times New Roman" w:hAnsi="Times New Roman" w:cs="Times New Roman"/>
        </w:rPr>
        <w:t>Both buffering approaches reduce the relative difference between the buffered and raw values, with almost all variables from both buffering approaches having less than a 1% difference.</w:t>
      </w:r>
      <w:r w:rsidR="00FF1F0F">
        <w:rPr>
          <w:rFonts w:ascii="Times New Roman" w:hAnsi="Times New Roman" w:cs="Times New Roman"/>
        </w:rPr>
        <w:t xml:space="preserve"> Two variables did not have less </w:t>
      </w:r>
      <w:commentRangeStart w:id="148"/>
      <w:r w:rsidR="00FF1F0F">
        <w:rPr>
          <w:rFonts w:ascii="Times New Roman" w:hAnsi="Times New Roman" w:cs="Times New Roman"/>
        </w:rPr>
        <w:t>biased</w:t>
      </w:r>
      <w:commentRangeEnd w:id="148"/>
      <w:r w:rsidR="00FA64A4">
        <w:rPr>
          <w:rStyle w:val="CommentReference"/>
          <w:rFonts w:ascii="Times New Roman" w:hAnsi="Times New Roman" w:cs="Times New Roman"/>
          <w:sz w:val="24"/>
          <w:szCs w:val="24"/>
        </w:rPr>
        <w:commentReference w:id="148"/>
      </w:r>
      <w:r w:rsidR="00FF1F0F">
        <w:rPr>
          <w:rFonts w:ascii="Times New Roman" w:hAnsi="Times New Roman" w:cs="Times New Roman"/>
        </w:rPr>
        <w:t xml:space="preserve"> results than the public coordinates: </w:t>
      </w:r>
      <w:r w:rsidR="00F33C16">
        <w:rPr>
          <w:rFonts w:ascii="Times New Roman" w:hAnsi="Times New Roman" w:cs="Times New Roman"/>
        </w:rPr>
        <w:t>biovars 9 (mean temperature of driest quarter) and 11 (mean temperature of coldest quarter).</w:t>
      </w:r>
      <w:r w:rsidR="006F47D7">
        <w:rPr>
          <w:rFonts w:ascii="Times New Roman" w:hAnsi="Times New Roman" w:cs="Times New Roman"/>
        </w:rPr>
        <w:t xml:space="preserve"> </w:t>
      </w:r>
      <w:r w:rsidR="00FF1F0F">
        <w:rPr>
          <w:rFonts w:ascii="Times New Roman" w:hAnsi="Times New Roman" w:cs="Times New Roman"/>
        </w:rPr>
        <w:t>The magnitude of differences</w:t>
      </w:r>
      <w:r w:rsidR="00FA1CEB">
        <w:rPr>
          <w:rFonts w:ascii="Times New Roman" w:hAnsi="Times New Roman" w:cs="Times New Roman"/>
        </w:rPr>
        <w:t xml:space="preserve"> in value</w:t>
      </w:r>
      <w:r w:rsidR="00FF1F0F">
        <w:rPr>
          <w:rFonts w:ascii="Times New Roman" w:hAnsi="Times New Roman" w:cs="Times New Roman"/>
        </w:rPr>
        <w:t xml:space="preserve"> is shown in the table of average absolute differences</w:t>
      </w:r>
      <w:r w:rsidR="00714870">
        <w:rPr>
          <w:rFonts w:ascii="Times New Roman" w:hAnsi="Times New Roman" w:cs="Times New Roman"/>
        </w:rPr>
        <w:t xml:space="preserve">, with </w:t>
      </w:r>
      <w:r w:rsidR="00101E59">
        <w:rPr>
          <w:rFonts w:ascii="Times New Roman" w:hAnsi="Times New Roman" w:cs="Times New Roman"/>
        </w:rPr>
        <w:t>difference</w:t>
      </w:r>
      <w:r w:rsidR="007A5611">
        <w:rPr>
          <w:rFonts w:ascii="Times New Roman" w:hAnsi="Times New Roman" w:cs="Times New Roman"/>
        </w:rPr>
        <w:t>s</w:t>
      </w:r>
      <w:r w:rsidR="00101E59">
        <w:rPr>
          <w:rFonts w:ascii="Times New Roman" w:hAnsi="Times New Roman" w:cs="Times New Roman"/>
        </w:rPr>
        <w:t xml:space="preserve"> ranging from less than 1 up to 25</w:t>
      </w:r>
      <w:r w:rsidR="00686181">
        <w:rPr>
          <w:rFonts w:ascii="Times New Roman" w:hAnsi="Times New Roman" w:cs="Times New Roman"/>
        </w:rPr>
        <w:t xml:space="preserve"> with</w:t>
      </w:r>
      <w:r w:rsidR="00101E59">
        <w:rPr>
          <w:rFonts w:ascii="Times New Roman" w:hAnsi="Times New Roman" w:cs="Times New Roman"/>
        </w:rPr>
        <w:t xml:space="preserve"> units varying by biovariable. </w:t>
      </w:r>
      <w:r w:rsidR="007A5611">
        <w:rPr>
          <w:rFonts w:ascii="Times New Roman" w:hAnsi="Times New Roman" w:cs="Times New Roman"/>
        </w:rPr>
        <w:t xml:space="preserve">These absolute differences can be cross-examined with the summary statistics from the 10-point buffered </w:t>
      </w:r>
      <w:r w:rsidR="007A5611">
        <w:rPr>
          <w:rFonts w:ascii="Times New Roman" w:hAnsi="Times New Roman" w:cs="Times New Roman"/>
        </w:rPr>
        <w:lastRenderedPageBreak/>
        <w:t>coordinate summary table to contextualize the magnitudes of the difference. Upon further examination of the absolute differences table</w:t>
      </w:r>
      <w:r w:rsidR="003E1B59">
        <w:rPr>
          <w:rFonts w:ascii="Times New Roman" w:hAnsi="Times New Roman" w:cs="Times New Roman"/>
        </w:rPr>
        <w:t xml:space="preserve">, </w:t>
      </w:r>
      <w:commentRangeStart w:id="149"/>
      <w:r w:rsidR="003E1B59">
        <w:rPr>
          <w:rFonts w:ascii="Times New Roman" w:hAnsi="Times New Roman" w:cs="Times New Roman"/>
        </w:rPr>
        <w:t>we can see that taking the average value of multiple buffered coordinates consistently produced values closer to true plot values</w:t>
      </w:r>
      <w:commentRangeEnd w:id="149"/>
      <w:r w:rsidR="00AA0A68">
        <w:rPr>
          <w:rStyle w:val="CommentReference"/>
          <w:rFonts w:ascii="Times New Roman" w:hAnsi="Times New Roman" w:cs="Times New Roman"/>
          <w:sz w:val="24"/>
          <w:szCs w:val="24"/>
        </w:rPr>
        <w:commentReference w:id="149"/>
      </w:r>
      <w:r w:rsidR="003E1B59">
        <w:rPr>
          <w:rFonts w:ascii="Times New Roman" w:hAnsi="Times New Roman" w:cs="Times New Roman"/>
        </w:rPr>
        <w:t>.</w:t>
      </w:r>
      <w:r w:rsidR="001C7312">
        <w:rPr>
          <w:rFonts w:ascii="Times New Roman" w:hAnsi="Times New Roman" w:cs="Times New Roman"/>
        </w:rPr>
        <w:t xml:space="preserve"> </w:t>
      </w:r>
      <w:commentRangeStart w:id="150"/>
      <w:r w:rsidR="001C7312">
        <w:rPr>
          <w:rFonts w:ascii="Times New Roman" w:hAnsi="Times New Roman" w:cs="Times New Roman"/>
        </w:rPr>
        <w:t xml:space="preserve">The discrepancies between the percent differences and absolute differences </w:t>
      </w:r>
      <w:r w:rsidR="00DC7D94">
        <w:rPr>
          <w:rFonts w:ascii="Times New Roman" w:hAnsi="Times New Roman" w:cs="Times New Roman"/>
        </w:rPr>
        <w:t xml:space="preserve">results </w:t>
      </w:r>
      <w:r w:rsidR="001C7312">
        <w:rPr>
          <w:rFonts w:ascii="Times New Roman" w:hAnsi="Times New Roman" w:cs="Times New Roman"/>
        </w:rPr>
        <w:t xml:space="preserve">can be explained by the removal of infinite values and NA values when calculating </w:t>
      </w:r>
      <w:r w:rsidR="005F6C69">
        <w:rPr>
          <w:rFonts w:ascii="Times New Roman" w:hAnsi="Times New Roman" w:cs="Times New Roman"/>
        </w:rPr>
        <w:t xml:space="preserve">the average </w:t>
      </w:r>
      <w:r w:rsidR="001C7312">
        <w:rPr>
          <w:rFonts w:ascii="Times New Roman" w:hAnsi="Times New Roman" w:cs="Times New Roman"/>
        </w:rPr>
        <w:t>absolute differences.</w:t>
      </w:r>
      <w:r w:rsidR="003E1B59">
        <w:rPr>
          <w:rFonts w:ascii="Times New Roman" w:hAnsi="Times New Roman" w:cs="Times New Roman"/>
        </w:rPr>
        <w:t xml:space="preserve"> </w:t>
      </w:r>
      <w:commentRangeEnd w:id="150"/>
      <w:r w:rsidR="000612AD">
        <w:rPr>
          <w:rStyle w:val="CommentReference"/>
          <w:rFonts w:ascii="Times New Roman" w:hAnsi="Times New Roman" w:cs="Times New Roman"/>
          <w:sz w:val="24"/>
          <w:szCs w:val="24"/>
        </w:rPr>
        <w:commentReference w:id="150"/>
      </w:r>
      <w:r w:rsidR="00DC0924">
        <w:rPr>
          <w:rFonts w:ascii="Times New Roman" w:hAnsi="Times New Roman" w:cs="Times New Roman"/>
        </w:rPr>
        <w:t xml:space="preserve">The last column in </w:t>
      </w:r>
      <w:r w:rsidR="00DC0924" w:rsidRPr="00DC0924">
        <w:rPr>
          <w:rFonts w:ascii="Times New Roman" w:hAnsi="Times New Roman" w:cs="Times New Roman"/>
        </w:rPr>
        <w:fldChar w:fldCharType="begin"/>
      </w:r>
      <w:r w:rsidR="00DC0924" w:rsidRPr="00DC0924">
        <w:rPr>
          <w:rFonts w:ascii="Times New Roman" w:hAnsi="Times New Roman" w:cs="Times New Roman"/>
        </w:rPr>
        <w:instrText xml:space="preserve"> REF _Ref231993879 \h </w:instrText>
      </w:r>
      <w:r w:rsidR="00DC0924">
        <w:rPr>
          <w:rFonts w:ascii="Times New Roman" w:hAnsi="Times New Roman" w:cs="Times New Roman"/>
        </w:rPr>
        <w:instrText xml:space="preserve"> \* MERGEFORMAT </w:instrText>
      </w:r>
      <w:r w:rsidR="00DC0924" w:rsidRPr="00DC0924">
        <w:rPr>
          <w:rFonts w:ascii="Times New Roman" w:hAnsi="Times New Roman" w:cs="Times New Roman"/>
        </w:rPr>
      </w:r>
      <w:r w:rsidR="00DC0924" w:rsidRPr="00DC0924">
        <w:rPr>
          <w:rFonts w:ascii="Times New Roman" w:hAnsi="Times New Roman" w:cs="Times New Roman"/>
        </w:rPr>
        <w:fldChar w:fldCharType="separate"/>
      </w:r>
      <w:r w:rsidR="00DC0924" w:rsidRPr="00DC0924">
        <w:rPr>
          <w:rFonts w:ascii="Times New Roman" w:hAnsi="Times New Roman" w:cs="Times New Roman"/>
        </w:rPr>
        <w:t xml:space="preserve">Table </w:t>
      </w:r>
      <w:r w:rsidR="00DC0924" w:rsidRPr="00DC0924">
        <w:rPr>
          <w:rFonts w:ascii="Times New Roman" w:hAnsi="Times New Roman" w:cs="Times New Roman"/>
          <w:noProof/>
        </w:rPr>
        <w:t>5</w:t>
      </w:r>
      <w:r w:rsidR="00DC0924" w:rsidRPr="00DC0924">
        <w:rPr>
          <w:rFonts w:ascii="Times New Roman" w:hAnsi="Times New Roman" w:cs="Times New Roman"/>
        </w:rPr>
        <w:fldChar w:fldCharType="end"/>
      </w:r>
      <w:r w:rsidR="00DC0924" w:rsidRPr="00DC0924">
        <w:rPr>
          <w:rFonts w:ascii="Times New Roman" w:hAnsi="Times New Roman" w:cs="Times New Roman"/>
        </w:rPr>
        <w:t xml:space="preserve"> </w:t>
      </w:r>
      <w:r w:rsidR="00686181">
        <w:rPr>
          <w:rFonts w:ascii="Times New Roman" w:hAnsi="Times New Roman" w:cs="Times New Roman"/>
        </w:rPr>
        <w:t xml:space="preserve">shows the average coefficient of variation within plots’ 10 buffered coordinates, and all coefficients of variation produced are less than 10%, </w:t>
      </w:r>
      <w:commentRangeStart w:id="151"/>
      <w:r w:rsidR="00C309D4">
        <w:rPr>
          <w:rFonts w:ascii="Times New Roman" w:hAnsi="Times New Roman" w:cs="Times New Roman"/>
        </w:rPr>
        <w:t>well within the accepted range to conclude that the dataset has low variation and high consistency</w:t>
      </w:r>
      <w:commentRangeEnd w:id="151"/>
      <w:r w:rsidR="000612AD">
        <w:rPr>
          <w:rStyle w:val="CommentReference"/>
          <w:rFonts w:ascii="Times New Roman" w:hAnsi="Times New Roman" w:cs="Times New Roman"/>
          <w:sz w:val="24"/>
          <w:szCs w:val="24"/>
        </w:rPr>
        <w:commentReference w:id="151"/>
      </w:r>
      <w:r w:rsidR="00C309D4">
        <w:rPr>
          <w:rFonts w:ascii="Times New Roman" w:hAnsi="Times New Roman" w:cs="Times New Roman"/>
        </w:rPr>
        <w:t>. Despite the low variation within each plot’s buffered coordinates’ values, the averaging process of the multi-point buffering approach reduces the numerical difference to raw dataset.</w:t>
      </w:r>
    </w:p>
    <w:p w14:paraId="404F02B4" w14:textId="1B4F9B59" w:rsidR="00554073" w:rsidRPr="00554073" w:rsidRDefault="00DC0924" w:rsidP="00554073">
      <w:pPr>
        <w:ind w:firstLine="720"/>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6128" behindDoc="0" locked="0" layoutInCell="1" allowOverlap="1" wp14:anchorId="31CBF87A" wp14:editId="2A237F3F">
                <wp:simplePos x="0" y="0"/>
                <wp:positionH relativeFrom="margin">
                  <wp:align>left</wp:align>
                </wp:positionH>
                <wp:positionV relativeFrom="margin">
                  <wp:align>bottom</wp:align>
                </wp:positionV>
                <wp:extent cx="5951855" cy="3884295"/>
                <wp:effectExtent l="0" t="0" r="0" b="1905"/>
                <wp:wrapTopAndBottom/>
                <wp:docPr id="1714995860" name="Group 14"/>
                <wp:cNvGraphicFramePr/>
                <a:graphic xmlns:a="http://schemas.openxmlformats.org/drawingml/2006/main">
                  <a:graphicData uri="http://schemas.microsoft.com/office/word/2010/wordprocessingGroup">
                    <wpg:wgp>
                      <wpg:cNvGrpSpPr/>
                      <wpg:grpSpPr>
                        <a:xfrm>
                          <a:off x="0" y="0"/>
                          <a:ext cx="5951855" cy="3884295"/>
                          <a:chOff x="-8627" y="0"/>
                          <a:chExt cx="5952227" cy="3885582"/>
                        </a:xfrm>
                      </wpg:grpSpPr>
                      <pic:pic xmlns:pic="http://schemas.openxmlformats.org/drawingml/2006/picture">
                        <pic:nvPicPr>
                          <pic:cNvPr id="244348110"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8627" y="414037"/>
                            <a:ext cx="5943600" cy="3471545"/>
                          </a:xfrm>
                          <a:prstGeom prst="rect">
                            <a:avLst/>
                          </a:prstGeom>
                        </pic:spPr>
                      </pic:pic>
                      <wps:wsp>
                        <wps:cNvPr id="1464624840" name="Text Box 1"/>
                        <wps:cNvSpPr txBox="1"/>
                        <wps:spPr>
                          <a:xfrm>
                            <a:off x="0" y="0"/>
                            <a:ext cx="5943600" cy="603954"/>
                          </a:xfrm>
                          <a:prstGeom prst="rect">
                            <a:avLst/>
                          </a:prstGeom>
                          <a:solidFill>
                            <a:prstClr val="white"/>
                          </a:solidFill>
                          <a:ln>
                            <a:noFill/>
                          </a:ln>
                        </wps:spPr>
                        <wps:txbx>
                          <w:txbxContent>
                            <w:p w14:paraId="10E211B4" w14:textId="4C01570B" w:rsidR="00FE1769" w:rsidRPr="00654976" w:rsidRDefault="00FE1769" w:rsidP="00FE1769">
                              <w:pPr>
                                <w:pStyle w:val="Caption"/>
                                <w:rPr>
                                  <w:rFonts w:ascii="Times New Roman" w:hAnsi="Times New Roman" w:cs="Times New Roman"/>
                                </w:rPr>
                              </w:pPr>
                              <w:bookmarkStart w:id="152" w:name="_Ref231993879"/>
                              <w:r>
                                <w:t xml:space="preserve">Table </w:t>
                              </w:r>
                              <w:fldSimple w:instr=" SEQ Table \* ARABIC ">
                                <w:r w:rsidR="002106D8">
                                  <w:rPr>
                                    <w:noProof/>
                                  </w:rPr>
                                  <w:t>5</w:t>
                                </w:r>
                              </w:fldSimple>
                              <w:bookmarkEnd w:id="152"/>
                              <w:r>
                                <w:t>: Average percent and absolute differences of public, single buffered point, and 10 buffered points against raw data for all WorldClim BIO variables</w:t>
                              </w:r>
                              <w:r w:rsidR="00093988">
                                <w:t xml:space="preserve"> (raw data is used as the </w:t>
                              </w:r>
                              <w:r w:rsidR="00561494">
                                <w:t>baseline or</w:t>
                              </w:r>
                              <w:r w:rsidR="00093988">
                                <w:t xml:space="preserve"> observed values)</w:t>
                              </w:r>
                              <w:r>
                                <w:t xml:space="preserve">. </w:t>
                              </w:r>
                              <w:r w:rsidR="00AF3F28">
                                <w:t xml:space="preserve">Bolded numbers are differences smaller than the baseline. </w:t>
                              </w:r>
                              <w:r>
                                <w:t>The averaged coefficients of variance within the 10 buffered points for each plot are shown for each WorldClim BIO variabl</w:t>
                              </w:r>
                              <w:r w:rsidR="00B955F6">
                                <w:t>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CBF87A" id="Group 14" o:spid="_x0000_s1066" style="position:absolute;left:0;text-align:left;margin-left:0;margin-top:0;width:468.65pt;height:305.85pt;z-index:251696128;mso-position-horizontal:left;mso-position-horizontal-relative:margin;mso-position-vertical:bottom;mso-position-vertical-relative:margin;mso-width-relative:margin;mso-height-relative:margin" coordorigin="-86" coordsize="59522,38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">
                <v:shape id="Picture 1" o:spid="_x0000_s1067" type="#_x0000_t75" style="position:absolute;left:-86;top:4140;width:59435;height:34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">
                  <v:imagedata r:id="rId39" o:title=""/>
                </v:shape>
                <v:shape id="Text Box 1" o:spid="_x0000_s1068" type="#_x0000_t202" style="position:absolute;width:59436;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" stroked="f">
                  <v:textbox inset="0,0,0,0">
                    <w:txbxContent>
                      <w:p w14:paraId="10E211B4" w14:textId="4C01570B" w:rsidR="00FE1769" w:rsidRPr="00654976" w:rsidRDefault="00FE1769" w:rsidP="00FE1769">
                        <w:pPr>
                          <w:pStyle w:val="Caption"/>
                          <w:rPr>
                            <w:rFonts w:ascii="Times New Roman" w:hAnsi="Times New Roman" w:cs="Times New Roman"/>
                          </w:rPr>
                        </w:pPr>
                        <w:bookmarkStart w:id="153" w:name="_Ref231993879"/>
                        <w:r>
                          <w:t xml:space="preserve">Table </w:t>
                        </w:r>
                        <w:fldSimple w:instr=" SEQ Table \* ARABIC ">
                          <w:r w:rsidR="002106D8">
                            <w:rPr>
                              <w:noProof/>
                            </w:rPr>
                            <w:t>5</w:t>
                          </w:r>
                        </w:fldSimple>
                        <w:bookmarkEnd w:id="153"/>
                        <w:r>
                          <w:t>: Average percent and absolute differences of public, single buffered point, and 10 buffered points against raw data for all WorldClim BIO variables</w:t>
                        </w:r>
                        <w:r w:rsidR="00093988">
                          <w:t xml:space="preserve"> (raw data is used as the </w:t>
                        </w:r>
                        <w:r w:rsidR="00561494">
                          <w:t>baseline or</w:t>
                        </w:r>
                        <w:r w:rsidR="00093988">
                          <w:t xml:space="preserve"> observed values)</w:t>
                        </w:r>
                        <w:r>
                          <w:t xml:space="preserve">. </w:t>
                        </w:r>
                        <w:r w:rsidR="00AF3F28">
                          <w:t xml:space="preserve">Bolded numbers are differences smaller than the baseline. </w:t>
                        </w:r>
                        <w:r>
                          <w:t>The averaged coefficients of variance within the 10 buffered points for each plot are shown for each WorldClim BIO variabl</w:t>
                        </w:r>
                        <w:r w:rsidR="00B955F6">
                          <w:t>e</w:t>
                        </w:r>
                        <w:r>
                          <w:t>.</w:t>
                        </w:r>
                      </w:p>
                    </w:txbxContent>
                  </v:textbox>
                </v:shape>
                <w10:wrap type="topAndBottom" anchorx="margin" anchory="margin"/>
              </v:group>
            </w:pict>
          </mc:Fallback>
        </mc:AlternateContent>
      </w:r>
      <w:r w:rsidR="00554073" w:rsidRPr="00554073">
        <w:rPr>
          <w:rFonts w:ascii="Times New Roman" w:hAnsi="Times New Roman" w:cs="Times New Roman"/>
        </w:rPr>
        <w:t xml:space="preserve">These improvement values of both buffering approaches may be explained by the difference in how the public FIA coordinates and created buffered coordinates are generated. While the public FIA coordinates are 0.5-1 </w:t>
      </w:r>
      <w:r w:rsidR="00F754FE" w:rsidRPr="00554073">
        <w:rPr>
          <w:rFonts w:ascii="Times New Roman" w:hAnsi="Times New Roman" w:cs="Times New Roman"/>
        </w:rPr>
        <w:t>miles</w:t>
      </w:r>
      <w:r w:rsidR="00554073" w:rsidRPr="00554073">
        <w:rPr>
          <w:rFonts w:ascii="Times New Roman" w:hAnsi="Times New Roman" w:cs="Times New Roman"/>
        </w:rPr>
        <w:t xml:space="preserve"> away from the actual plot coordinates, the coordinates generated via either buffering approach can be created closer than 0.5 miles from the uploaded coordinate. </w:t>
      </w:r>
      <w:r w:rsidR="00554073">
        <w:rPr>
          <w:rFonts w:ascii="Times New Roman" w:hAnsi="Times New Roman" w:cs="Times New Roman"/>
        </w:rPr>
        <w:t xml:space="preserve">Furthermore, because environmental datasets like WorldClim have gradual transitions across areas. The combination of these two factors can result in </w:t>
      </w:r>
      <w:r w:rsidR="00F43D24">
        <w:rPr>
          <w:rFonts w:ascii="Times New Roman" w:hAnsi="Times New Roman" w:cs="Times New Roman"/>
        </w:rPr>
        <w:t xml:space="preserve">less </w:t>
      </w:r>
      <w:commentRangeStart w:id="154"/>
      <w:r w:rsidR="00F43D24">
        <w:rPr>
          <w:rFonts w:ascii="Times New Roman" w:hAnsi="Times New Roman" w:cs="Times New Roman"/>
        </w:rPr>
        <w:t>biased</w:t>
      </w:r>
      <w:commentRangeEnd w:id="154"/>
      <w:r w:rsidR="000612AD">
        <w:rPr>
          <w:rStyle w:val="CommentReference"/>
          <w:rFonts w:ascii="Times New Roman" w:hAnsi="Times New Roman" w:cs="Times New Roman"/>
          <w:sz w:val="24"/>
          <w:szCs w:val="24"/>
        </w:rPr>
        <w:commentReference w:id="154"/>
      </w:r>
      <w:r w:rsidR="00F43D24">
        <w:rPr>
          <w:rFonts w:ascii="Times New Roman" w:hAnsi="Times New Roman" w:cs="Times New Roman"/>
        </w:rPr>
        <w:t xml:space="preserve"> results</w:t>
      </w:r>
      <w:r w:rsidR="000D75E1">
        <w:rPr>
          <w:rFonts w:ascii="Times New Roman" w:hAnsi="Times New Roman" w:cs="Times New Roman"/>
        </w:rPr>
        <w:t xml:space="preserve"> than using public coordinates.</w:t>
      </w:r>
      <w:r w:rsidR="00CE037C">
        <w:rPr>
          <w:rFonts w:ascii="Times New Roman" w:hAnsi="Times New Roman" w:cs="Times New Roman"/>
        </w:rPr>
        <w:t xml:space="preserve"> The multi-buffered approach produces values closest to the true value.</w:t>
      </w:r>
    </w:p>
    <w:p w14:paraId="5DFBE9DF" w14:textId="0D065273" w:rsidR="00DC0924" w:rsidRDefault="00755331" w:rsidP="00DC0924">
      <w:pPr>
        <w:ind w:firstLine="720"/>
        <w:rPr>
          <w:rFonts w:ascii="Times New Roman" w:hAnsi="Times New Roman" w:cs="Times New Roman"/>
        </w:rPr>
      </w:pPr>
      <w:r>
        <w:rPr>
          <w:rFonts w:ascii="Times New Roman" w:hAnsi="Times New Roman" w:cs="Times New Roman"/>
        </w:rPr>
        <w:t xml:space="preserve">The two analyses performed also show how differences in landscape features, like gradual transitions between environmental conditions versus stark differences in elevation </w:t>
      </w:r>
      <w:commentRangeStart w:id="155"/>
      <w:r>
        <w:rPr>
          <w:rFonts w:ascii="Times New Roman" w:hAnsi="Times New Roman" w:cs="Times New Roman"/>
        </w:rPr>
        <w:lastRenderedPageBreak/>
        <w:t>appear</w:t>
      </w:r>
      <w:commentRangeEnd w:id="155"/>
      <w:r w:rsidR="00AA0A68">
        <w:rPr>
          <w:rStyle w:val="CommentReference"/>
          <w:rFonts w:ascii="Times New Roman" w:hAnsi="Times New Roman" w:cs="Times New Roman"/>
          <w:sz w:val="24"/>
          <w:szCs w:val="24"/>
        </w:rPr>
        <w:commentReference w:id="155"/>
      </w:r>
      <w:r>
        <w:rPr>
          <w:rFonts w:ascii="Times New Roman" w:hAnsi="Times New Roman" w:cs="Times New Roman"/>
        </w:rPr>
        <w:t>.</w:t>
      </w:r>
      <w:r w:rsidR="00DC0924" w:rsidRPr="00DC0924">
        <w:rPr>
          <w:rFonts w:ascii="Times New Roman" w:hAnsi="Times New Roman" w:cs="Times New Roman"/>
        </w:rPr>
        <w:t xml:space="preserve"> </w:t>
      </w:r>
      <w:r w:rsidR="00DC0924">
        <w:rPr>
          <w:rFonts w:ascii="Times New Roman" w:hAnsi="Times New Roman" w:cs="Times New Roman"/>
        </w:rPr>
        <w:t>These results show that both buffering approaches used return values closer to those of the true plot location than using the publicly available data.</w:t>
      </w:r>
    </w:p>
    <w:p w14:paraId="2AFAD712" w14:textId="4F98CA14" w:rsidR="00490C69" w:rsidRPr="0039080D" w:rsidRDefault="00490C69">
      <w:pPr>
        <w:rPr>
          <w:rFonts w:ascii="Times New Roman" w:hAnsi="Times New Roman" w:cs="Times New Roman"/>
        </w:rPr>
      </w:pPr>
      <w:r w:rsidRPr="0039080D">
        <w:rPr>
          <w:rFonts w:ascii="Times New Roman" w:hAnsi="Times New Roman" w:cs="Times New Roman"/>
        </w:rPr>
        <w:t>Conclusions</w:t>
      </w:r>
    </w:p>
    <w:p w14:paraId="3B66201E" w14:textId="1A8148DC" w:rsidR="00490C69" w:rsidRPr="00490C69" w:rsidRDefault="00E604B6" w:rsidP="00490C69">
      <w:pPr>
        <w:rPr>
          <w:rFonts w:ascii="Times New Roman" w:hAnsi="Times New Roman" w:cs="Times New Roman"/>
        </w:rPr>
      </w:pPr>
      <w:r>
        <w:rPr>
          <w:rFonts w:ascii="Times New Roman" w:hAnsi="Times New Roman" w:cs="Times New Roman"/>
        </w:rPr>
        <w:t xml:space="preserve">As forest management and studies continue to cover larger spatial and temporal scales, geospatial techniques will be required to accomplish </w:t>
      </w:r>
      <w:commentRangeStart w:id="156"/>
      <w:r>
        <w:rPr>
          <w:rFonts w:ascii="Times New Roman" w:hAnsi="Times New Roman" w:cs="Times New Roman"/>
        </w:rPr>
        <w:t>these goals</w:t>
      </w:r>
      <w:commentRangeEnd w:id="156"/>
      <w:r w:rsidR="000612AD">
        <w:rPr>
          <w:rStyle w:val="CommentReference"/>
          <w:rFonts w:ascii="Times New Roman" w:hAnsi="Times New Roman" w:cs="Times New Roman"/>
          <w:sz w:val="24"/>
          <w:szCs w:val="24"/>
        </w:rPr>
        <w:commentReference w:id="156"/>
      </w:r>
      <w:r>
        <w:rPr>
          <w:rFonts w:ascii="Times New Roman" w:hAnsi="Times New Roman" w:cs="Times New Roman"/>
        </w:rPr>
        <w:t xml:space="preserve">. Therefore, it is imperative to increase user-friendliness with accessing and utilizing the plethora of geospatial data available. </w:t>
      </w:r>
      <w:r w:rsidR="00D5657D">
        <w:rPr>
          <w:rFonts w:ascii="Times New Roman" w:hAnsi="Times New Roman" w:cs="Times New Roman"/>
        </w:rPr>
        <w:t xml:space="preserve">The </w:t>
      </w:r>
      <w:r w:rsidR="00D5657D">
        <w:rPr>
          <w:rFonts w:ascii="Times New Roman" w:hAnsi="Times New Roman" w:cs="Times New Roman"/>
          <w:i/>
          <w:iCs/>
        </w:rPr>
        <w:t>skiba</w:t>
      </w:r>
      <w:r w:rsidR="00D5657D">
        <w:rPr>
          <w:rFonts w:ascii="Times New Roman" w:hAnsi="Times New Roman" w:cs="Times New Roman"/>
        </w:rPr>
        <w:t xml:space="preserve"> Python</w:t>
      </w:r>
      <w:r w:rsidR="00571AEE">
        <w:rPr>
          <w:rFonts w:ascii="Times New Roman" w:hAnsi="Times New Roman" w:cs="Times New Roman"/>
        </w:rPr>
        <w:t xml:space="preserve"> </w:t>
      </w:r>
      <w:r w:rsidR="00D5657D">
        <w:rPr>
          <w:rFonts w:ascii="Times New Roman" w:hAnsi="Times New Roman" w:cs="Times New Roman"/>
        </w:rPr>
        <w:t>application</w:t>
      </w:r>
      <w:r w:rsidR="00571AEE">
        <w:rPr>
          <w:rFonts w:ascii="Times New Roman" w:hAnsi="Times New Roman" w:cs="Times New Roman"/>
        </w:rPr>
        <w:t xml:space="preserve"> </w:t>
      </w:r>
      <w:r>
        <w:rPr>
          <w:rFonts w:ascii="Times New Roman" w:hAnsi="Times New Roman" w:cs="Times New Roman"/>
        </w:rPr>
        <w:t xml:space="preserve">was developed to remove </w:t>
      </w:r>
      <w:del w:id="157" w:author="Gifford, Tyler" w:date="2026-06-18T08:55:00Z" w16du:dateUtc="2026-06-18T12:55:00Z">
        <w:r w:rsidDel="000612AD">
          <w:rPr>
            <w:rFonts w:ascii="Times New Roman" w:hAnsi="Times New Roman" w:cs="Times New Roman"/>
          </w:rPr>
          <w:delText xml:space="preserve">some of these </w:delText>
        </w:r>
      </w:del>
      <w:r>
        <w:rPr>
          <w:rFonts w:ascii="Times New Roman" w:hAnsi="Times New Roman" w:cs="Times New Roman"/>
        </w:rPr>
        <w:t xml:space="preserve">technical challenges </w:t>
      </w:r>
      <w:r w:rsidR="00F92D19">
        <w:rPr>
          <w:rFonts w:ascii="Times New Roman" w:hAnsi="Times New Roman" w:cs="Times New Roman"/>
        </w:rPr>
        <w:t xml:space="preserve">required to </w:t>
      </w:r>
      <w:r w:rsidR="00D5657D">
        <w:rPr>
          <w:rFonts w:ascii="Times New Roman" w:hAnsi="Times New Roman" w:cs="Times New Roman"/>
        </w:rPr>
        <w:t xml:space="preserve">perform point extractions from Google Earth Engine and buffer sensitive coordinates to run through Google </w:t>
      </w:r>
      <w:r w:rsidR="00CC2609">
        <w:rPr>
          <w:rFonts w:ascii="Times New Roman" w:hAnsi="Times New Roman" w:cs="Times New Roman"/>
        </w:rPr>
        <w:t>servers</w:t>
      </w:r>
      <w:r w:rsidR="00F92D19">
        <w:rPr>
          <w:rFonts w:ascii="Times New Roman" w:hAnsi="Times New Roman" w:cs="Times New Roman"/>
        </w:rPr>
        <w:t xml:space="preserve">. By developing a widget-oriented application, many of the technical skills needed to access and handle Google Earth Engine raster datasets are removed. </w:t>
      </w:r>
      <w:r w:rsidR="00571AEE">
        <w:rPr>
          <w:rFonts w:ascii="Times New Roman" w:hAnsi="Times New Roman" w:cs="Times New Roman"/>
        </w:rPr>
        <w:t xml:space="preserve">The supplemental web application on Streamlit removes </w:t>
      </w:r>
      <w:r w:rsidR="00874ED0">
        <w:rPr>
          <w:rFonts w:ascii="Times New Roman" w:hAnsi="Times New Roman" w:cs="Times New Roman"/>
        </w:rPr>
        <w:t>the remaining</w:t>
      </w:r>
      <w:r w:rsidR="00571AEE">
        <w:rPr>
          <w:rFonts w:ascii="Times New Roman" w:hAnsi="Times New Roman" w:cs="Times New Roman"/>
        </w:rPr>
        <w:t xml:space="preserve"> coding </w:t>
      </w:r>
      <w:r w:rsidR="00874ED0">
        <w:rPr>
          <w:rFonts w:ascii="Times New Roman" w:hAnsi="Times New Roman" w:cs="Times New Roman"/>
        </w:rPr>
        <w:t>skills</w:t>
      </w:r>
      <w:r w:rsidR="00571AEE">
        <w:rPr>
          <w:rFonts w:ascii="Times New Roman" w:hAnsi="Times New Roman" w:cs="Times New Roman"/>
        </w:rPr>
        <w:t xml:space="preserve"> needed </w:t>
      </w:r>
      <w:r w:rsidR="00874ED0">
        <w:rPr>
          <w:rFonts w:ascii="Times New Roman" w:hAnsi="Times New Roman" w:cs="Times New Roman"/>
        </w:rPr>
        <w:t xml:space="preserve">in order </w:t>
      </w:r>
      <w:r w:rsidR="00571AEE">
        <w:rPr>
          <w:rFonts w:ascii="Times New Roman" w:hAnsi="Times New Roman" w:cs="Times New Roman"/>
        </w:rPr>
        <w:t xml:space="preserve">to further increase user accessibility. </w:t>
      </w:r>
      <w:r w:rsidR="00490C69" w:rsidRPr="00490C69">
        <w:rPr>
          <w:rFonts w:ascii="Times New Roman" w:hAnsi="Times New Roman" w:cs="Times New Roman"/>
        </w:rPr>
        <w:t xml:space="preserve">This </w:t>
      </w:r>
      <w:r w:rsidR="00B603A3">
        <w:rPr>
          <w:rFonts w:ascii="Times New Roman" w:hAnsi="Times New Roman" w:cs="Times New Roman"/>
        </w:rPr>
        <w:t>app</w:t>
      </w:r>
      <w:r w:rsidR="00490C69" w:rsidRPr="00490C69">
        <w:rPr>
          <w:rFonts w:ascii="Times New Roman" w:hAnsi="Times New Roman" w:cs="Times New Roman"/>
        </w:rPr>
        <w:t xml:space="preserve"> has an open-source repository on GitHub and is downloadable from PyPI using the following command:</w:t>
      </w:r>
    </w:p>
    <w:p w14:paraId="57EAE854" w14:textId="12FC97C9" w:rsidR="00490C69" w:rsidRPr="00490C69" w:rsidRDefault="00490C69" w:rsidP="00490C69">
      <w:pPr>
        <w:rPr>
          <w:rFonts w:ascii="Times New Roman" w:hAnsi="Times New Roman" w:cs="Times New Roman"/>
          <w:i/>
          <w:iCs/>
        </w:rPr>
      </w:pPr>
      <w:r w:rsidRPr="00490C69">
        <w:rPr>
          <w:rFonts w:ascii="Times New Roman" w:hAnsi="Times New Roman" w:cs="Times New Roman"/>
          <w:i/>
          <w:iCs/>
        </w:rPr>
        <w:t xml:space="preserve"># install skiba </w:t>
      </w:r>
    </w:p>
    <w:p w14:paraId="69DFB8A7" w14:textId="1DCBE467" w:rsidR="00490C69" w:rsidRPr="00490C69" w:rsidRDefault="00490C69" w:rsidP="00490C69">
      <w:pPr>
        <w:rPr>
          <w:rFonts w:ascii="Times New Roman" w:hAnsi="Times New Roman" w:cs="Times New Roman"/>
          <w:i/>
          <w:iCs/>
        </w:rPr>
      </w:pPr>
      <w:r w:rsidRPr="00490C69">
        <w:rPr>
          <w:rFonts w:ascii="Times New Roman" w:hAnsi="Times New Roman" w:cs="Times New Roman"/>
          <w:i/>
          <w:iCs/>
        </w:rPr>
        <w:t>pip install skiba</w:t>
      </w:r>
    </w:p>
    <w:p w14:paraId="5F95041C" w14:textId="6842CF84" w:rsidR="00490C69" w:rsidRDefault="00490C69">
      <w:pPr>
        <w:rPr>
          <w:rFonts w:ascii="Times New Roman" w:hAnsi="Times New Roman" w:cs="Times New Roman"/>
        </w:rPr>
      </w:pPr>
      <w:r w:rsidRPr="0039080D">
        <w:rPr>
          <w:rFonts w:ascii="Times New Roman" w:hAnsi="Times New Roman" w:cs="Times New Roman"/>
        </w:rPr>
        <w:t xml:space="preserve">As this </w:t>
      </w:r>
      <w:r w:rsidR="00B603A3">
        <w:rPr>
          <w:rFonts w:ascii="Times New Roman" w:hAnsi="Times New Roman" w:cs="Times New Roman"/>
        </w:rPr>
        <w:t>app</w:t>
      </w:r>
      <w:r w:rsidRPr="0039080D">
        <w:rPr>
          <w:rFonts w:ascii="Times New Roman" w:hAnsi="Times New Roman" w:cs="Times New Roman"/>
        </w:rPr>
        <w:t xml:space="preserve"> is hosted on GitHub, users have the option to expand </w:t>
      </w:r>
      <w:r w:rsidR="00423773">
        <w:rPr>
          <w:rFonts w:ascii="Times New Roman" w:hAnsi="Times New Roman" w:cs="Times New Roman"/>
        </w:rPr>
        <w:t>functionality to</w:t>
      </w:r>
      <w:r w:rsidR="00EE6B5E">
        <w:rPr>
          <w:rFonts w:ascii="Times New Roman" w:hAnsi="Times New Roman" w:cs="Times New Roman"/>
        </w:rPr>
        <w:t xml:space="preserve"> fit </w:t>
      </w:r>
      <w:r w:rsidR="00423773">
        <w:rPr>
          <w:rFonts w:ascii="Times New Roman" w:hAnsi="Times New Roman" w:cs="Times New Roman"/>
        </w:rPr>
        <w:t>additional</w:t>
      </w:r>
      <w:r w:rsidR="00EE6B5E">
        <w:rPr>
          <w:rFonts w:ascii="Times New Roman" w:hAnsi="Times New Roman" w:cs="Times New Roman"/>
        </w:rPr>
        <w:t xml:space="preserve"> needs</w:t>
      </w:r>
      <w:r w:rsidR="00423773">
        <w:rPr>
          <w:rFonts w:ascii="Times New Roman" w:hAnsi="Times New Roman" w:cs="Times New Roman"/>
        </w:rPr>
        <w:t xml:space="preserve">, such as GEE dataset handling and </w:t>
      </w:r>
      <w:commentRangeStart w:id="158"/>
      <w:r w:rsidR="00423773">
        <w:rPr>
          <w:rFonts w:ascii="Times New Roman" w:hAnsi="Times New Roman" w:cs="Times New Roman"/>
        </w:rPr>
        <w:t xml:space="preserve">other </w:t>
      </w:r>
      <w:r w:rsidR="004F7865">
        <w:rPr>
          <w:rFonts w:ascii="Times New Roman" w:hAnsi="Times New Roman" w:cs="Times New Roman"/>
        </w:rPr>
        <w:t>issues</w:t>
      </w:r>
      <w:r w:rsidR="00423773">
        <w:rPr>
          <w:rFonts w:ascii="Times New Roman" w:hAnsi="Times New Roman" w:cs="Times New Roman"/>
        </w:rPr>
        <w:t xml:space="preserve"> mentioned</w:t>
      </w:r>
      <w:commentRangeEnd w:id="158"/>
      <w:r w:rsidR="000612AD" w:rsidRPr="0039080D">
        <w:rPr>
          <w:rStyle w:val="CommentReference"/>
          <w:rFonts w:ascii="Times New Roman" w:hAnsi="Times New Roman" w:cs="Times New Roman"/>
          <w:sz w:val="24"/>
          <w:szCs w:val="24"/>
        </w:rPr>
        <w:commentReference w:id="158"/>
      </w:r>
      <w:r w:rsidRPr="0039080D">
        <w:rPr>
          <w:rFonts w:ascii="Times New Roman" w:hAnsi="Times New Roman" w:cs="Times New Roman"/>
        </w:rPr>
        <w:t>.</w:t>
      </w:r>
      <w:r w:rsidR="00C3006D" w:rsidRPr="0039080D">
        <w:rPr>
          <w:rFonts w:ascii="Times New Roman" w:hAnsi="Times New Roman" w:cs="Times New Roman"/>
        </w:rPr>
        <w:t xml:space="preserve"> </w:t>
      </w:r>
      <w:r w:rsidR="004F7865">
        <w:rPr>
          <w:rFonts w:ascii="Times New Roman" w:hAnsi="Times New Roman" w:cs="Times New Roman"/>
        </w:rPr>
        <w:t>Despite these limitations</w:t>
      </w:r>
      <w:r w:rsidR="00D5657D">
        <w:rPr>
          <w:rFonts w:ascii="Times New Roman" w:hAnsi="Times New Roman" w:cs="Times New Roman"/>
        </w:rPr>
        <w:t xml:space="preserve">, a framework </w:t>
      </w:r>
      <w:r w:rsidR="004F7865">
        <w:rPr>
          <w:rFonts w:ascii="Times New Roman" w:hAnsi="Times New Roman" w:cs="Times New Roman"/>
        </w:rPr>
        <w:t>has been</w:t>
      </w:r>
      <w:r w:rsidR="00D5657D">
        <w:rPr>
          <w:rFonts w:ascii="Times New Roman" w:hAnsi="Times New Roman" w:cs="Times New Roman"/>
        </w:rPr>
        <w:t xml:space="preserve"> established to</w:t>
      </w:r>
      <w:r w:rsidR="00EE6B5E">
        <w:rPr>
          <w:rFonts w:ascii="Times New Roman" w:hAnsi="Times New Roman" w:cs="Times New Roman"/>
        </w:rPr>
        <w:t xml:space="preserve"> </w:t>
      </w:r>
      <w:r w:rsidR="00D5657D">
        <w:rPr>
          <w:rFonts w:ascii="Times New Roman" w:hAnsi="Times New Roman" w:cs="Times New Roman"/>
        </w:rPr>
        <w:t>demonstrate</w:t>
      </w:r>
      <w:r w:rsidR="00EE6B5E">
        <w:rPr>
          <w:rFonts w:ascii="Times New Roman" w:hAnsi="Times New Roman" w:cs="Times New Roman"/>
        </w:rPr>
        <w:t xml:space="preserve"> how to remove </w:t>
      </w:r>
      <w:r w:rsidR="004F7865">
        <w:rPr>
          <w:rFonts w:ascii="Times New Roman" w:hAnsi="Times New Roman" w:cs="Times New Roman"/>
        </w:rPr>
        <w:t>technical</w:t>
      </w:r>
      <w:r w:rsidR="00EE6B5E">
        <w:rPr>
          <w:rFonts w:ascii="Times New Roman" w:hAnsi="Times New Roman" w:cs="Times New Roman"/>
        </w:rPr>
        <w:t xml:space="preserve"> complexities </w:t>
      </w:r>
      <w:r w:rsidR="005F7234">
        <w:rPr>
          <w:rFonts w:ascii="Times New Roman" w:hAnsi="Times New Roman" w:cs="Times New Roman"/>
        </w:rPr>
        <w:t>with</w:t>
      </w:r>
      <w:r w:rsidR="00EE6B5E">
        <w:rPr>
          <w:rFonts w:ascii="Times New Roman" w:hAnsi="Times New Roman" w:cs="Times New Roman"/>
        </w:rPr>
        <w:t xml:space="preserve"> using geospatial data</w:t>
      </w:r>
      <w:r w:rsidR="005F7234">
        <w:rPr>
          <w:rFonts w:ascii="Times New Roman" w:hAnsi="Times New Roman" w:cs="Times New Roman"/>
        </w:rPr>
        <w:t xml:space="preserve">. This </w:t>
      </w:r>
      <w:r w:rsidR="004F7865">
        <w:rPr>
          <w:rFonts w:ascii="Times New Roman" w:hAnsi="Times New Roman" w:cs="Times New Roman"/>
        </w:rPr>
        <w:t>application</w:t>
      </w:r>
      <w:r w:rsidR="005F7234">
        <w:rPr>
          <w:rFonts w:ascii="Times New Roman" w:hAnsi="Times New Roman" w:cs="Times New Roman"/>
        </w:rPr>
        <w:t xml:space="preserve"> can </w:t>
      </w:r>
      <w:r w:rsidR="00EE6B5E">
        <w:rPr>
          <w:rFonts w:ascii="Times New Roman" w:hAnsi="Times New Roman" w:cs="Times New Roman"/>
        </w:rPr>
        <w:t xml:space="preserve">be further </w:t>
      </w:r>
      <w:r w:rsidR="004F7865">
        <w:rPr>
          <w:rFonts w:ascii="Times New Roman" w:hAnsi="Times New Roman" w:cs="Times New Roman"/>
        </w:rPr>
        <w:t>expanded</w:t>
      </w:r>
      <w:r w:rsidR="00EE6B5E">
        <w:rPr>
          <w:rFonts w:ascii="Times New Roman" w:hAnsi="Times New Roman" w:cs="Times New Roman"/>
        </w:rPr>
        <w:t xml:space="preserve"> to increase</w:t>
      </w:r>
      <w:r w:rsidR="00425D53">
        <w:rPr>
          <w:rFonts w:ascii="Times New Roman" w:hAnsi="Times New Roman" w:cs="Times New Roman"/>
        </w:rPr>
        <w:t xml:space="preserve"> user accessibility and</w:t>
      </w:r>
      <w:r w:rsidR="00EE6B5E">
        <w:rPr>
          <w:rFonts w:ascii="Times New Roman" w:hAnsi="Times New Roman" w:cs="Times New Roman"/>
        </w:rPr>
        <w:t xml:space="preserve"> the uptake of geospatial data among forest</w:t>
      </w:r>
      <w:r w:rsidR="00423773">
        <w:rPr>
          <w:rFonts w:ascii="Times New Roman" w:hAnsi="Times New Roman" w:cs="Times New Roman"/>
        </w:rPr>
        <w:t>ers</w:t>
      </w:r>
      <w:r w:rsidR="00EE6B5E">
        <w:rPr>
          <w:rFonts w:ascii="Times New Roman" w:hAnsi="Times New Roman" w:cs="Times New Roman"/>
        </w:rPr>
        <w:t xml:space="preserve"> and </w:t>
      </w:r>
      <w:r w:rsidR="00423773">
        <w:rPr>
          <w:rFonts w:ascii="Times New Roman" w:hAnsi="Times New Roman" w:cs="Times New Roman"/>
        </w:rPr>
        <w:t xml:space="preserve">other </w:t>
      </w:r>
      <w:r w:rsidR="00EE6B5E">
        <w:rPr>
          <w:rFonts w:ascii="Times New Roman" w:hAnsi="Times New Roman" w:cs="Times New Roman"/>
        </w:rPr>
        <w:t>natural resource professionals.</w:t>
      </w:r>
    </w:p>
    <w:p w14:paraId="3702A67E" w14:textId="5C378B65" w:rsidR="008C3ABE" w:rsidRDefault="008C3ABE">
      <w:pPr>
        <w:rPr>
          <w:rFonts w:ascii="Times New Roman" w:hAnsi="Times New Roman" w:cs="Times New Roman"/>
        </w:rPr>
      </w:pPr>
    </w:p>
    <w:p w14:paraId="146211D8" w14:textId="0783BEF5" w:rsidR="008C3ABE" w:rsidRPr="008C3ABE" w:rsidRDefault="001752F1">
      <w:pPr>
        <w:rPr>
          <w:rFonts w:ascii="Times New Roman" w:hAnsi="Times New Roman" w:cs="Times New Roman"/>
          <w:lang w:val="fr-FR"/>
        </w:rPr>
      </w:pPr>
      <w:r>
        <w:rPr>
          <w:rFonts w:ascii="Times New Roman" w:hAnsi="Times New Roman" w:cs="Times New Roman"/>
          <w:lang w:val="fr-FR"/>
        </w:rPr>
        <w:t>References</w:t>
      </w:r>
    </w:p>
    <w:p w14:paraId="2BF02D66" w14:textId="67300778" w:rsidR="00905876" w:rsidRPr="00DC0924" w:rsidRDefault="008C3ABE"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fldChar w:fldCharType="begin"/>
      </w:r>
      <w:r w:rsidR="00905876" w:rsidRPr="00DC0924">
        <w:rPr>
          <w:rFonts w:ascii="Times New Roman" w:hAnsi="Times New Roman" w:cs="Times New Roman"/>
          <w:lang w:val="fr-FR"/>
        </w:rPr>
        <w:instrText xml:space="preserve"> ADDIN ZOTERO_BIBL {"uncited":[],"omitted":[],"custom":[]} CSL_BIBLIOGRAPHY </w:instrText>
      </w:r>
      <w:r w:rsidRPr="00DC0924">
        <w:rPr>
          <w:rFonts w:ascii="Times New Roman" w:hAnsi="Times New Roman" w:cs="Times New Roman"/>
        </w:rPr>
        <w:fldChar w:fldCharType="separate"/>
      </w:r>
      <w:r w:rsidR="00905876" w:rsidRPr="00DC0924">
        <w:rPr>
          <w:rFonts w:ascii="Times New Roman" w:hAnsi="Times New Roman" w:cs="Times New Roman"/>
          <w:lang w:val="fr-FR"/>
        </w:rPr>
        <w:t xml:space="preserve">Amani M, Ghorbanian A, Ahmadi SA </w:t>
      </w:r>
      <w:r w:rsidR="00905876" w:rsidRPr="00DC0924">
        <w:rPr>
          <w:rFonts w:ascii="Times New Roman" w:hAnsi="Times New Roman" w:cs="Times New Roman"/>
          <w:i/>
          <w:iCs/>
          <w:lang w:val="fr-FR"/>
        </w:rPr>
        <w:t>et al.</w:t>
      </w:r>
      <w:r w:rsidR="00905876" w:rsidRPr="00DC0924">
        <w:rPr>
          <w:rFonts w:ascii="Times New Roman" w:hAnsi="Times New Roman" w:cs="Times New Roman"/>
          <w:lang w:val="fr-FR"/>
        </w:rPr>
        <w:t xml:space="preserve"> </w:t>
      </w:r>
      <w:r w:rsidR="00905876" w:rsidRPr="00DC0924">
        <w:rPr>
          <w:rFonts w:ascii="Times New Roman" w:hAnsi="Times New Roman" w:cs="Times New Roman"/>
        </w:rPr>
        <w:t xml:space="preserve">Google Earth Engine Cloud Computing Platform for Remote Sensing Big Data Applications: A Comprehensive Review. </w:t>
      </w:r>
      <w:r w:rsidR="00905876" w:rsidRPr="00DC0924">
        <w:rPr>
          <w:rFonts w:ascii="Times New Roman" w:hAnsi="Times New Roman" w:cs="Times New Roman"/>
          <w:i/>
          <w:iCs/>
        </w:rPr>
        <w:t>IEEE Journal of Selected Topics in Applied Earth Observations and Remote Sensing</w:t>
      </w:r>
      <w:r w:rsidR="00905876" w:rsidRPr="00DC0924">
        <w:rPr>
          <w:rFonts w:ascii="Times New Roman" w:hAnsi="Times New Roman" w:cs="Times New Roman"/>
        </w:rPr>
        <w:t xml:space="preserve"> 2020;</w:t>
      </w:r>
      <w:r w:rsidR="00905876" w:rsidRPr="00DC0924">
        <w:rPr>
          <w:rFonts w:ascii="Times New Roman" w:hAnsi="Times New Roman" w:cs="Times New Roman"/>
          <w:b/>
          <w:bCs/>
        </w:rPr>
        <w:t>13</w:t>
      </w:r>
      <w:r w:rsidR="00905876" w:rsidRPr="00DC0924">
        <w:rPr>
          <w:rFonts w:ascii="Times New Roman" w:hAnsi="Times New Roman" w:cs="Times New Roman"/>
        </w:rPr>
        <w:t>:5326–50. https://doi.org/10.1109/JSTARS.2020.3021052.</w:t>
      </w:r>
    </w:p>
    <w:p w14:paraId="380A64D1" w14:textId="75C1CA32"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Aybar C, Wu Q, Bautista L </w:t>
      </w:r>
      <w:r w:rsidRPr="00DC0924">
        <w:rPr>
          <w:rFonts w:ascii="Times New Roman" w:hAnsi="Times New Roman" w:cs="Times New Roman"/>
          <w:i/>
          <w:iCs/>
        </w:rPr>
        <w:t>et al.</w:t>
      </w:r>
      <w:r w:rsidRPr="00DC0924">
        <w:rPr>
          <w:rFonts w:ascii="Times New Roman" w:hAnsi="Times New Roman" w:cs="Times New Roman"/>
        </w:rPr>
        <w:t xml:space="preserve"> rgee: An R package for interacting with Google Earth Engine. </w:t>
      </w:r>
      <w:r w:rsidRPr="00DC0924">
        <w:rPr>
          <w:rFonts w:ascii="Times New Roman" w:hAnsi="Times New Roman" w:cs="Times New Roman"/>
          <w:i/>
          <w:iCs/>
        </w:rPr>
        <w:t>JOSS</w:t>
      </w:r>
      <w:r w:rsidRPr="00DC0924">
        <w:rPr>
          <w:rFonts w:ascii="Times New Roman" w:hAnsi="Times New Roman" w:cs="Times New Roman"/>
        </w:rPr>
        <w:t xml:space="preserve"> 2020;</w:t>
      </w:r>
      <w:r w:rsidRPr="00DC0924">
        <w:rPr>
          <w:rFonts w:ascii="Times New Roman" w:hAnsi="Times New Roman" w:cs="Times New Roman"/>
          <w:b/>
          <w:bCs/>
        </w:rPr>
        <w:t>5</w:t>
      </w:r>
      <w:r w:rsidRPr="00DC0924">
        <w:rPr>
          <w:rFonts w:ascii="Times New Roman" w:hAnsi="Times New Roman" w:cs="Times New Roman"/>
        </w:rPr>
        <w:t>(51):2272. https://doi.org/10.21105/joss.02272.</w:t>
      </w:r>
    </w:p>
    <w:p w14:paraId="01CA79B3"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Bechtold WA, Patterson PL. </w:t>
      </w:r>
      <w:r w:rsidRPr="00DC0924">
        <w:rPr>
          <w:rFonts w:ascii="Times New Roman" w:hAnsi="Times New Roman" w:cs="Times New Roman"/>
          <w:i/>
          <w:iCs/>
        </w:rPr>
        <w:t>The Enhanced Forest Inventory and Analysis Program � National Sampling Design and Estimation Procedures</w:t>
      </w:r>
      <w:r w:rsidRPr="00DC0924">
        <w:rPr>
          <w:rFonts w:ascii="Times New Roman" w:hAnsi="Times New Roman" w:cs="Times New Roman"/>
        </w:rPr>
        <w:t>, SRS-GTR-80. Asheville, NC: U.S. Department of Agriculture, Forest Service, Southern Research Station, 2015, SRS-GTR-80. https://doi.org/10.2737/SRS-GTR-80.</w:t>
      </w:r>
    </w:p>
    <w:p w14:paraId="4FAB7E5A"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Chi M, Plaza A, Benediktsson JA </w:t>
      </w:r>
      <w:r w:rsidRPr="00DC0924">
        <w:rPr>
          <w:rFonts w:ascii="Times New Roman" w:hAnsi="Times New Roman" w:cs="Times New Roman"/>
          <w:i/>
          <w:iCs/>
        </w:rPr>
        <w:t>et al.</w:t>
      </w:r>
      <w:r w:rsidRPr="00DC0924">
        <w:rPr>
          <w:rFonts w:ascii="Times New Roman" w:hAnsi="Times New Roman" w:cs="Times New Roman"/>
        </w:rPr>
        <w:t xml:space="preserve"> Big Data for Remote Sensing: Challenges and Opportunities. </w:t>
      </w:r>
      <w:r w:rsidRPr="00DC0924">
        <w:rPr>
          <w:rFonts w:ascii="Times New Roman" w:hAnsi="Times New Roman" w:cs="Times New Roman"/>
          <w:i/>
          <w:iCs/>
        </w:rPr>
        <w:t>Proc IEEE</w:t>
      </w:r>
      <w:r w:rsidRPr="00DC0924">
        <w:rPr>
          <w:rFonts w:ascii="Times New Roman" w:hAnsi="Times New Roman" w:cs="Times New Roman"/>
        </w:rPr>
        <w:t xml:space="preserve"> 2016;</w:t>
      </w:r>
      <w:r w:rsidRPr="00DC0924">
        <w:rPr>
          <w:rFonts w:ascii="Times New Roman" w:hAnsi="Times New Roman" w:cs="Times New Roman"/>
          <w:b/>
          <w:bCs/>
        </w:rPr>
        <w:t>104</w:t>
      </w:r>
      <w:r w:rsidRPr="00DC0924">
        <w:rPr>
          <w:rFonts w:ascii="Times New Roman" w:hAnsi="Times New Roman" w:cs="Times New Roman"/>
        </w:rPr>
        <w:t>(11):2207–19. https://doi.org/10.1109/JPROC.2016.2598228.</w:t>
      </w:r>
    </w:p>
    <w:p w14:paraId="011B10A1"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lastRenderedPageBreak/>
        <w:t xml:space="preserve">Chinembiri Tsikai S., Mutanga O, Dube T. A multi-source data approach to carbon stock prediction using Bayesian hierarchical geostatistical models in plantation forest ecosystems. </w:t>
      </w:r>
      <w:r w:rsidRPr="00DC0924">
        <w:rPr>
          <w:rFonts w:ascii="Times New Roman" w:hAnsi="Times New Roman" w:cs="Times New Roman"/>
          <w:i/>
          <w:iCs/>
        </w:rPr>
        <w:t>GIScience &amp; Remote Sensing</w:t>
      </w:r>
      <w:r w:rsidRPr="00DC0924">
        <w:rPr>
          <w:rFonts w:ascii="Times New Roman" w:hAnsi="Times New Roman" w:cs="Times New Roman"/>
        </w:rPr>
        <w:t xml:space="preserve"> 2024;</w:t>
      </w:r>
      <w:r w:rsidRPr="00DC0924">
        <w:rPr>
          <w:rFonts w:ascii="Times New Roman" w:hAnsi="Times New Roman" w:cs="Times New Roman"/>
          <w:b/>
          <w:bCs/>
        </w:rPr>
        <w:t>61</w:t>
      </w:r>
      <w:r w:rsidRPr="00DC0924">
        <w:rPr>
          <w:rFonts w:ascii="Times New Roman" w:hAnsi="Times New Roman" w:cs="Times New Roman"/>
        </w:rPr>
        <w:t>(1):2303868. https://doi.org/10.1080/15481603.2024.2303868.</w:t>
      </w:r>
    </w:p>
    <w:p w14:paraId="06599103"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Chinembiri Tsikai Solomon, Mutanga O, Dube T. Landsat-8 and Sentinel-2 Based Prediction of Forest Plantation C Stock Using Spatially Varying Coefficient Bayesian Hierarchical Models. </w:t>
      </w:r>
      <w:r w:rsidRPr="00DC0924">
        <w:rPr>
          <w:rFonts w:ascii="Times New Roman" w:hAnsi="Times New Roman" w:cs="Times New Roman"/>
          <w:i/>
          <w:iCs/>
        </w:rPr>
        <w:t>Remote Sensing</w:t>
      </w:r>
      <w:r w:rsidRPr="00DC0924">
        <w:rPr>
          <w:rFonts w:ascii="Times New Roman" w:hAnsi="Times New Roman" w:cs="Times New Roman"/>
        </w:rPr>
        <w:t xml:space="preserve"> 2022;</w:t>
      </w:r>
      <w:r w:rsidRPr="00DC0924">
        <w:rPr>
          <w:rFonts w:ascii="Times New Roman" w:hAnsi="Times New Roman" w:cs="Times New Roman"/>
          <w:b/>
          <w:bCs/>
        </w:rPr>
        <w:t>14</w:t>
      </w:r>
      <w:r w:rsidRPr="00DC0924">
        <w:rPr>
          <w:rFonts w:ascii="Times New Roman" w:hAnsi="Times New Roman" w:cs="Times New Roman"/>
        </w:rPr>
        <w:t>(22):5676. https://doi.org/10.3390/rs14225676.</w:t>
      </w:r>
    </w:p>
    <w:p w14:paraId="351CCD20"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Ermida SL, Soares P, Mantas V </w:t>
      </w:r>
      <w:r w:rsidRPr="00DC0924">
        <w:rPr>
          <w:rFonts w:ascii="Times New Roman" w:hAnsi="Times New Roman" w:cs="Times New Roman"/>
          <w:i/>
          <w:iCs/>
        </w:rPr>
        <w:t>et al.</w:t>
      </w:r>
      <w:r w:rsidRPr="00DC0924">
        <w:rPr>
          <w:rFonts w:ascii="Times New Roman" w:hAnsi="Times New Roman" w:cs="Times New Roman"/>
        </w:rPr>
        <w:t xml:space="preserve"> Google Earth Engine Open-Source Code for Land Surface Temperature Estimation from the Landsat Series. </w:t>
      </w:r>
      <w:r w:rsidRPr="00DC0924">
        <w:rPr>
          <w:rFonts w:ascii="Times New Roman" w:hAnsi="Times New Roman" w:cs="Times New Roman"/>
          <w:i/>
          <w:iCs/>
        </w:rPr>
        <w:t>Remote Sensing</w:t>
      </w:r>
      <w:r w:rsidRPr="00DC0924">
        <w:rPr>
          <w:rFonts w:ascii="Times New Roman" w:hAnsi="Times New Roman" w:cs="Times New Roman"/>
        </w:rPr>
        <w:t xml:space="preserve"> 2020;</w:t>
      </w:r>
      <w:r w:rsidRPr="00DC0924">
        <w:rPr>
          <w:rFonts w:ascii="Times New Roman" w:hAnsi="Times New Roman" w:cs="Times New Roman"/>
          <w:b/>
          <w:bCs/>
        </w:rPr>
        <w:t>12</w:t>
      </w:r>
      <w:r w:rsidRPr="00DC0924">
        <w:rPr>
          <w:rFonts w:ascii="Times New Roman" w:hAnsi="Times New Roman" w:cs="Times New Roman"/>
        </w:rPr>
        <w:t>(9). https://www.mdpi.com/2072-4292/12/9/1471 (2 Apr. 2026, date last accessed).</w:t>
      </w:r>
    </w:p>
    <w:p w14:paraId="2CF609F8"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Fassnacht FE, White JC, Wulder MA </w:t>
      </w:r>
      <w:r w:rsidRPr="00DC0924">
        <w:rPr>
          <w:rFonts w:ascii="Times New Roman" w:hAnsi="Times New Roman" w:cs="Times New Roman"/>
          <w:i/>
          <w:iCs/>
        </w:rPr>
        <w:t>et al.</w:t>
      </w:r>
      <w:r w:rsidRPr="00DC0924">
        <w:rPr>
          <w:rFonts w:ascii="Times New Roman" w:hAnsi="Times New Roman" w:cs="Times New Roman"/>
        </w:rPr>
        <w:t xml:space="preserve"> Remote sensing in forestry: current challenges, considerations and directions. </w:t>
      </w:r>
      <w:r w:rsidRPr="00DC0924">
        <w:rPr>
          <w:rFonts w:ascii="Times New Roman" w:hAnsi="Times New Roman" w:cs="Times New Roman"/>
          <w:i/>
          <w:iCs/>
        </w:rPr>
        <w:t>Forestry: An International Journal of Forest Research</w:t>
      </w:r>
      <w:r w:rsidRPr="00DC0924">
        <w:rPr>
          <w:rFonts w:ascii="Times New Roman" w:hAnsi="Times New Roman" w:cs="Times New Roman"/>
        </w:rPr>
        <w:t xml:space="preserve"> 2024;</w:t>
      </w:r>
      <w:r w:rsidRPr="00DC0924">
        <w:rPr>
          <w:rFonts w:ascii="Times New Roman" w:hAnsi="Times New Roman" w:cs="Times New Roman"/>
          <w:b/>
          <w:bCs/>
        </w:rPr>
        <w:t>97</w:t>
      </w:r>
      <w:r w:rsidRPr="00DC0924">
        <w:rPr>
          <w:rFonts w:ascii="Times New Roman" w:hAnsi="Times New Roman" w:cs="Times New Roman"/>
        </w:rPr>
        <w:t>(1):11–37. https://doi.org/10.1093/forestry/cpad024.</w:t>
      </w:r>
    </w:p>
    <w:p w14:paraId="75E93244"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i/>
          <w:iCs/>
        </w:rPr>
        <w:t>General Technical Report WO</w:t>
      </w:r>
      <w:r w:rsidRPr="00DC0924">
        <w:rPr>
          <w:rFonts w:ascii="Times New Roman" w:hAnsi="Times New Roman" w:cs="Times New Roman"/>
        </w:rPr>
        <w:t>. n.p.: Forest Service, U.S. Department of Agriculture, 2005.</w:t>
      </w:r>
    </w:p>
    <w:p w14:paraId="0E3A419F"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Google Earth Engine. n.d. https://earthengine.google.com (15 Sept. 2025, date last accessed).</w:t>
      </w:r>
    </w:p>
    <w:p w14:paraId="6BF423A3"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Google Earth Engine Community. </w:t>
      </w:r>
      <w:r w:rsidRPr="00DC0924">
        <w:rPr>
          <w:rFonts w:ascii="Times New Roman" w:hAnsi="Times New Roman" w:cs="Times New Roman"/>
          <w:i/>
          <w:iCs/>
        </w:rPr>
        <w:t>Gee-Community/Arcgis-Earthengine-Toolbox</w:t>
      </w:r>
      <w:r w:rsidRPr="00DC0924">
        <w:rPr>
          <w:rFonts w:ascii="Times New Roman" w:hAnsi="Times New Roman" w:cs="Times New Roman"/>
        </w:rPr>
        <w:t>, Python. 30 July 2024, 6 Feb. 2026. https://github.com/gee-community/arcgis-earthengine-toolbox (2 Apr. 2026, date last accessed).</w:t>
      </w:r>
    </w:p>
    <w:p w14:paraId="10080ADF"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lang w:val="fr-FR"/>
        </w:rPr>
        <w:t xml:space="preserve">Gou M, Xu J, Zhu H </w:t>
      </w:r>
      <w:r w:rsidRPr="00DC0924">
        <w:rPr>
          <w:rFonts w:ascii="Times New Roman" w:hAnsi="Times New Roman" w:cs="Times New Roman"/>
          <w:i/>
          <w:iCs/>
          <w:lang w:val="fr-FR"/>
        </w:rPr>
        <w:t>et al.</w:t>
      </w:r>
      <w:r w:rsidRPr="00DC0924">
        <w:rPr>
          <w:rFonts w:ascii="Times New Roman" w:hAnsi="Times New Roman" w:cs="Times New Roman"/>
          <w:lang w:val="fr-FR"/>
        </w:rPr>
        <w:t xml:space="preserve"> </w:t>
      </w:r>
      <w:r w:rsidRPr="00DC0924">
        <w:rPr>
          <w:rFonts w:ascii="Times New Roman" w:hAnsi="Times New Roman" w:cs="Times New Roman"/>
        </w:rPr>
        <w:t xml:space="preserve">Predictive Framework Based on GBIF and WorldClim Data for Identifying Drought- and Cold-Tolerant Magnolia Species in China. </w:t>
      </w:r>
      <w:r w:rsidRPr="00DC0924">
        <w:rPr>
          <w:rFonts w:ascii="Times New Roman" w:hAnsi="Times New Roman" w:cs="Times New Roman"/>
          <w:i/>
          <w:iCs/>
        </w:rPr>
        <w:t>Plants</w:t>
      </w:r>
      <w:r w:rsidRPr="00DC0924">
        <w:rPr>
          <w:rFonts w:ascii="Times New Roman" w:hAnsi="Times New Roman" w:cs="Times New Roman"/>
        </w:rPr>
        <w:t xml:space="preserve"> 2025;</w:t>
      </w:r>
      <w:r w:rsidRPr="00DC0924">
        <w:rPr>
          <w:rFonts w:ascii="Times New Roman" w:hAnsi="Times New Roman" w:cs="Times New Roman"/>
          <w:b/>
          <w:bCs/>
        </w:rPr>
        <w:t>14</w:t>
      </w:r>
      <w:r w:rsidRPr="00DC0924">
        <w:rPr>
          <w:rFonts w:ascii="Times New Roman" w:hAnsi="Times New Roman" w:cs="Times New Roman"/>
        </w:rPr>
        <w:t>(13). https://www.mdpi.com/2223-7747/14/13/1966 (8 Apr. 2026, date last accessed).</w:t>
      </w:r>
    </w:p>
    <w:p w14:paraId="1F95BACC"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Itter MS, Finley AO, D’Amato AW </w:t>
      </w:r>
      <w:r w:rsidRPr="00DC0924">
        <w:rPr>
          <w:rFonts w:ascii="Times New Roman" w:hAnsi="Times New Roman" w:cs="Times New Roman"/>
          <w:i/>
          <w:iCs/>
        </w:rPr>
        <w:t>et al.</w:t>
      </w:r>
      <w:r w:rsidRPr="00DC0924">
        <w:rPr>
          <w:rFonts w:ascii="Times New Roman" w:hAnsi="Times New Roman" w:cs="Times New Roman"/>
        </w:rPr>
        <w:t xml:space="preserve"> Variable effects of climate on forest growth in relation to climate extremes, disturbance, and forest dynamics. </w:t>
      </w:r>
      <w:r w:rsidRPr="00DC0924">
        <w:rPr>
          <w:rFonts w:ascii="Times New Roman" w:hAnsi="Times New Roman" w:cs="Times New Roman"/>
          <w:i/>
          <w:iCs/>
        </w:rPr>
        <w:t>Ecological Applications</w:t>
      </w:r>
      <w:r w:rsidRPr="00DC0924">
        <w:rPr>
          <w:rFonts w:ascii="Times New Roman" w:hAnsi="Times New Roman" w:cs="Times New Roman"/>
        </w:rPr>
        <w:t xml:space="preserve"> 2017;</w:t>
      </w:r>
      <w:r w:rsidRPr="00DC0924">
        <w:rPr>
          <w:rFonts w:ascii="Times New Roman" w:hAnsi="Times New Roman" w:cs="Times New Roman"/>
          <w:b/>
          <w:bCs/>
        </w:rPr>
        <w:t>27</w:t>
      </w:r>
      <w:r w:rsidRPr="00DC0924">
        <w:rPr>
          <w:rFonts w:ascii="Times New Roman" w:hAnsi="Times New Roman" w:cs="Times New Roman"/>
        </w:rPr>
        <w:t>(4):1082–95. https://doi.org/10.1002/eap.1518.</w:t>
      </w:r>
    </w:p>
    <w:p w14:paraId="4E2BD6E9" w14:textId="77777777" w:rsidR="00905876" w:rsidRPr="00DC0924" w:rsidRDefault="00905876" w:rsidP="00DC0924">
      <w:pPr>
        <w:pStyle w:val="Bibliography"/>
        <w:adjustRightInd w:val="0"/>
        <w:ind w:left="720" w:hanging="720"/>
        <w:rPr>
          <w:rFonts w:ascii="Times New Roman" w:hAnsi="Times New Roman" w:cs="Times New Roman"/>
          <w:lang w:val="fr-FR"/>
        </w:rPr>
      </w:pPr>
      <w:r w:rsidRPr="00DC0924">
        <w:rPr>
          <w:rFonts w:ascii="Times New Roman" w:hAnsi="Times New Roman" w:cs="Times New Roman"/>
        </w:rPr>
        <w:t xml:space="preserve">Jha S, Yang SI, Hale DS </w:t>
      </w:r>
      <w:r w:rsidRPr="00DC0924">
        <w:rPr>
          <w:rFonts w:ascii="Times New Roman" w:hAnsi="Times New Roman" w:cs="Times New Roman"/>
          <w:i/>
          <w:iCs/>
        </w:rPr>
        <w:t>et al.</w:t>
      </w:r>
      <w:r w:rsidRPr="00DC0924">
        <w:rPr>
          <w:rFonts w:ascii="Times New Roman" w:hAnsi="Times New Roman" w:cs="Times New Roman"/>
        </w:rPr>
        <w:t xml:space="preserve"> </w:t>
      </w:r>
      <w:r w:rsidRPr="00DC0924">
        <w:rPr>
          <w:rFonts w:ascii="Times New Roman" w:hAnsi="Times New Roman" w:cs="Times New Roman"/>
          <w:i/>
          <w:iCs/>
        </w:rPr>
        <w:t>Quantifying Forest Aboveground Biomass Using Remote Sensing and Ground Measurements for Mixed Hardwood Forests in East Tennessee</w:t>
      </w:r>
      <w:r w:rsidRPr="00DC0924">
        <w:rPr>
          <w:rFonts w:ascii="Times New Roman" w:hAnsi="Times New Roman" w:cs="Times New Roman"/>
        </w:rPr>
        <w:t xml:space="preserve">. </w:t>
      </w:r>
      <w:r w:rsidRPr="00DC0924">
        <w:rPr>
          <w:rFonts w:ascii="Times New Roman" w:hAnsi="Times New Roman" w:cs="Times New Roman"/>
          <w:lang w:val="fr-FR"/>
        </w:rPr>
        <w:t>2024;</w:t>
      </w:r>
      <w:r w:rsidRPr="00DC0924">
        <w:rPr>
          <w:rFonts w:ascii="Times New Roman" w:hAnsi="Times New Roman" w:cs="Times New Roman"/>
          <w:b/>
          <w:bCs/>
          <w:lang w:val="fr-FR"/>
        </w:rPr>
        <w:t>274</w:t>
      </w:r>
      <w:r w:rsidRPr="00DC0924">
        <w:rPr>
          <w:rFonts w:ascii="Times New Roman" w:hAnsi="Times New Roman" w:cs="Times New Roman"/>
          <w:lang w:val="fr-FR"/>
        </w:rPr>
        <w:t>:51–7. https://doi.org/10.2737/SRS-GTR-274-Pap8.</w:t>
      </w:r>
    </w:p>
    <w:p w14:paraId="02E08855"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lang w:val="fr-FR"/>
        </w:rPr>
        <w:t xml:space="preserve">Marchi M, Sinjur I, Bozzano M </w:t>
      </w:r>
      <w:r w:rsidRPr="00DC0924">
        <w:rPr>
          <w:rFonts w:ascii="Times New Roman" w:hAnsi="Times New Roman" w:cs="Times New Roman"/>
          <w:i/>
          <w:iCs/>
          <w:lang w:val="fr-FR"/>
        </w:rPr>
        <w:t>et al.</w:t>
      </w:r>
      <w:r w:rsidRPr="00DC0924">
        <w:rPr>
          <w:rFonts w:ascii="Times New Roman" w:hAnsi="Times New Roman" w:cs="Times New Roman"/>
          <w:lang w:val="fr-FR"/>
        </w:rPr>
        <w:t xml:space="preserve"> </w:t>
      </w:r>
      <w:r w:rsidRPr="00DC0924">
        <w:rPr>
          <w:rFonts w:ascii="Times New Roman" w:hAnsi="Times New Roman" w:cs="Times New Roman"/>
        </w:rPr>
        <w:t xml:space="preserve">Evaluating WorldClim Version 1 (1961–1990) as the Baseline for Sustainable Use of Forest and Environmental Resources in a Changing Climate. </w:t>
      </w:r>
      <w:r w:rsidRPr="00DC0924">
        <w:rPr>
          <w:rFonts w:ascii="Times New Roman" w:hAnsi="Times New Roman" w:cs="Times New Roman"/>
          <w:i/>
          <w:iCs/>
        </w:rPr>
        <w:t>Sustainability</w:t>
      </w:r>
      <w:r w:rsidRPr="00DC0924">
        <w:rPr>
          <w:rFonts w:ascii="Times New Roman" w:hAnsi="Times New Roman" w:cs="Times New Roman"/>
        </w:rPr>
        <w:t xml:space="preserve"> 2019;</w:t>
      </w:r>
      <w:r w:rsidRPr="00DC0924">
        <w:rPr>
          <w:rFonts w:ascii="Times New Roman" w:hAnsi="Times New Roman" w:cs="Times New Roman"/>
          <w:b/>
          <w:bCs/>
        </w:rPr>
        <w:t>11</w:t>
      </w:r>
      <w:r w:rsidRPr="00DC0924">
        <w:rPr>
          <w:rFonts w:ascii="Times New Roman" w:hAnsi="Times New Roman" w:cs="Times New Roman"/>
        </w:rPr>
        <w:t>(11). https://doi.org/10.3390/su11113043.</w:t>
      </w:r>
    </w:p>
    <w:p w14:paraId="7ADAD6A1"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Martindale N, Smith J, Linville L. </w:t>
      </w:r>
      <w:r w:rsidRPr="00DC0924">
        <w:rPr>
          <w:rFonts w:ascii="Times New Roman" w:hAnsi="Times New Roman" w:cs="Times New Roman"/>
          <w:i/>
          <w:iCs/>
        </w:rPr>
        <w:t>Supporting Greater Interactivity in the IPython Visualization Ecosystem - SciPy Proceedings</w:t>
      </w:r>
      <w:r w:rsidRPr="00DC0924">
        <w:rPr>
          <w:rFonts w:ascii="Times New Roman" w:hAnsi="Times New Roman" w:cs="Times New Roman"/>
        </w:rPr>
        <w:t>. 10 July 2024. https://proceedings.scipy.org/articles/GVHT1072 (1 Apr. 2026, date last accessed).</w:t>
      </w:r>
    </w:p>
    <w:p w14:paraId="3868CFB5"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lastRenderedPageBreak/>
        <w:t xml:space="preserve">Morgenroth J, Visser R. Uptake and barriers to the use of geospatial technologies in forest management. </w:t>
      </w:r>
      <w:r w:rsidRPr="00DC0924">
        <w:rPr>
          <w:rFonts w:ascii="Times New Roman" w:hAnsi="Times New Roman" w:cs="Times New Roman"/>
          <w:i/>
          <w:iCs/>
        </w:rPr>
        <w:t>New Zealand Journal of Forestry Science</w:t>
      </w:r>
      <w:r w:rsidRPr="00DC0924">
        <w:rPr>
          <w:rFonts w:ascii="Times New Roman" w:hAnsi="Times New Roman" w:cs="Times New Roman"/>
        </w:rPr>
        <w:t xml:space="preserve"> 2013;</w:t>
      </w:r>
      <w:r w:rsidRPr="00DC0924">
        <w:rPr>
          <w:rFonts w:ascii="Times New Roman" w:hAnsi="Times New Roman" w:cs="Times New Roman"/>
          <w:b/>
          <w:bCs/>
        </w:rPr>
        <w:t>43</w:t>
      </w:r>
      <w:r w:rsidRPr="00DC0924">
        <w:rPr>
          <w:rFonts w:ascii="Times New Roman" w:hAnsi="Times New Roman" w:cs="Times New Roman"/>
        </w:rPr>
        <w:t>(1):16. https://doi.org/10.1186/1179-5395-43-16.</w:t>
      </w:r>
    </w:p>
    <w:p w14:paraId="27F52ED8"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Mutanga O, Kumar L. Google Earth Engine Applications. </w:t>
      </w:r>
      <w:r w:rsidRPr="00DC0924">
        <w:rPr>
          <w:rFonts w:ascii="Times New Roman" w:hAnsi="Times New Roman" w:cs="Times New Roman"/>
          <w:i/>
          <w:iCs/>
        </w:rPr>
        <w:t>Remote Sensing</w:t>
      </w:r>
      <w:r w:rsidRPr="00DC0924">
        <w:rPr>
          <w:rFonts w:ascii="Times New Roman" w:hAnsi="Times New Roman" w:cs="Times New Roman"/>
        </w:rPr>
        <w:t xml:space="preserve"> 2019;</w:t>
      </w:r>
      <w:r w:rsidRPr="00DC0924">
        <w:rPr>
          <w:rFonts w:ascii="Times New Roman" w:hAnsi="Times New Roman" w:cs="Times New Roman"/>
          <w:b/>
          <w:bCs/>
        </w:rPr>
        <w:t>11</w:t>
      </w:r>
      <w:r w:rsidRPr="00DC0924">
        <w:rPr>
          <w:rFonts w:ascii="Times New Roman" w:hAnsi="Times New Roman" w:cs="Times New Roman"/>
        </w:rPr>
        <w:t>(5). https://www.mdpi.com/2072-4292/11/5/591 (2 Apr. 2026, date last accessed).</w:t>
      </w:r>
    </w:p>
    <w:p w14:paraId="0412D104"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Thammanu S, Marod D, Han H </w:t>
      </w:r>
      <w:r w:rsidRPr="00DC0924">
        <w:rPr>
          <w:rFonts w:ascii="Times New Roman" w:hAnsi="Times New Roman" w:cs="Times New Roman"/>
          <w:i/>
          <w:iCs/>
        </w:rPr>
        <w:t>et al.</w:t>
      </w:r>
      <w:r w:rsidRPr="00DC0924">
        <w:rPr>
          <w:rFonts w:ascii="Times New Roman" w:hAnsi="Times New Roman" w:cs="Times New Roman"/>
        </w:rPr>
        <w:t xml:space="preserve"> The influence of environmental factors on species composition and distribution in a community forest in Northern Thailand. </w:t>
      </w:r>
      <w:r w:rsidRPr="00DC0924">
        <w:rPr>
          <w:rFonts w:ascii="Times New Roman" w:hAnsi="Times New Roman" w:cs="Times New Roman"/>
          <w:i/>
          <w:iCs/>
        </w:rPr>
        <w:t>Journal of Forestry Research</w:t>
      </w:r>
      <w:r w:rsidRPr="00DC0924">
        <w:rPr>
          <w:rFonts w:ascii="Times New Roman" w:hAnsi="Times New Roman" w:cs="Times New Roman"/>
        </w:rPr>
        <w:t xml:space="preserve"> 2020;</w:t>
      </w:r>
      <w:r w:rsidRPr="00DC0924">
        <w:rPr>
          <w:rFonts w:ascii="Times New Roman" w:hAnsi="Times New Roman" w:cs="Times New Roman"/>
          <w:b/>
          <w:bCs/>
        </w:rPr>
        <w:t>32</w:t>
      </w:r>
      <w:r w:rsidRPr="00DC0924">
        <w:rPr>
          <w:rFonts w:ascii="Times New Roman" w:hAnsi="Times New Roman" w:cs="Times New Roman"/>
        </w:rPr>
        <w:t>(2):649–62. https://doi.org/10.1007/s11676-020-01239-y.</w:t>
      </w:r>
    </w:p>
    <w:p w14:paraId="60E930F0"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Toledo M, Poorter L, Peña-Claros M </w:t>
      </w:r>
      <w:r w:rsidRPr="00DC0924">
        <w:rPr>
          <w:rFonts w:ascii="Times New Roman" w:hAnsi="Times New Roman" w:cs="Times New Roman"/>
          <w:i/>
          <w:iCs/>
        </w:rPr>
        <w:t>et al.</w:t>
      </w:r>
      <w:r w:rsidRPr="00DC0924">
        <w:rPr>
          <w:rFonts w:ascii="Times New Roman" w:hAnsi="Times New Roman" w:cs="Times New Roman"/>
        </w:rPr>
        <w:t xml:space="preserve"> Climate is a stronger driver of tree and forest growth rates than soil and disturbance. </w:t>
      </w:r>
      <w:r w:rsidRPr="00DC0924">
        <w:rPr>
          <w:rFonts w:ascii="Times New Roman" w:hAnsi="Times New Roman" w:cs="Times New Roman"/>
          <w:i/>
          <w:iCs/>
        </w:rPr>
        <w:t>Journal of Ecology</w:t>
      </w:r>
      <w:r w:rsidRPr="00DC0924">
        <w:rPr>
          <w:rFonts w:ascii="Times New Roman" w:hAnsi="Times New Roman" w:cs="Times New Roman"/>
        </w:rPr>
        <w:t xml:space="preserve"> 2011;</w:t>
      </w:r>
      <w:r w:rsidRPr="00DC0924">
        <w:rPr>
          <w:rFonts w:ascii="Times New Roman" w:hAnsi="Times New Roman" w:cs="Times New Roman"/>
          <w:b/>
          <w:bCs/>
        </w:rPr>
        <w:t>99</w:t>
      </w:r>
      <w:r w:rsidRPr="00DC0924">
        <w:rPr>
          <w:rFonts w:ascii="Times New Roman" w:hAnsi="Times New Roman" w:cs="Times New Roman"/>
        </w:rPr>
        <w:t>(1):254–64. https://doi.org/10.1111/j.1365-2745.2010.01741.x.</w:t>
      </w:r>
    </w:p>
    <w:p w14:paraId="6D0740A6"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Wei X, Hayes D, McHale G </w:t>
      </w:r>
      <w:r w:rsidRPr="00DC0924">
        <w:rPr>
          <w:rFonts w:ascii="Times New Roman" w:hAnsi="Times New Roman" w:cs="Times New Roman"/>
          <w:i/>
          <w:iCs/>
        </w:rPr>
        <w:t>et al.</w:t>
      </w:r>
      <w:r w:rsidRPr="00DC0924">
        <w:rPr>
          <w:rFonts w:ascii="Times New Roman" w:hAnsi="Times New Roman" w:cs="Times New Roman"/>
        </w:rPr>
        <w:t xml:space="preserve"> PyFIA: analyzing and visualizing forest attributes using the United States Forest Inventory and Analysis database. </w:t>
      </w:r>
      <w:r w:rsidRPr="00DC0924">
        <w:rPr>
          <w:rFonts w:ascii="Times New Roman" w:hAnsi="Times New Roman" w:cs="Times New Roman"/>
          <w:i/>
          <w:iCs/>
        </w:rPr>
        <w:t>Carbon Balance Manage</w:t>
      </w:r>
      <w:r w:rsidRPr="00DC0924">
        <w:rPr>
          <w:rFonts w:ascii="Times New Roman" w:hAnsi="Times New Roman" w:cs="Times New Roman"/>
        </w:rPr>
        <w:t xml:space="preserve"> 2025;</w:t>
      </w:r>
      <w:r w:rsidRPr="00DC0924">
        <w:rPr>
          <w:rFonts w:ascii="Times New Roman" w:hAnsi="Times New Roman" w:cs="Times New Roman"/>
          <w:b/>
          <w:bCs/>
        </w:rPr>
        <w:t>21</w:t>
      </w:r>
      <w:r w:rsidRPr="00DC0924">
        <w:rPr>
          <w:rFonts w:ascii="Times New Roman" w:hAnsi="Times New Roman" w:cs="Times New Roman"/>
        </w:rPr>
        <w:t>(1):18. https://doi.org/10.1186/s13021-025-00364-7.</w:t>
      </w:r>
    </w:p>
    <w:p w14:paraId="4A481BDC"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Wertz B, Wilczyński S. Predicting Changes in Forest Growing Season (FGS) in the Transitional Climate of Poland on the Basis of Current Grid Datasets. </w:t>
      </w:r>
      <w:r w:rsidRPr="00DC0924">
        <w:rPr>
          <w:rFonts w:ascii="Times New Roman" w:hAnsi="Times New Roman" w:cs="Times New Roman"/>
          <w:i/>
          <w:iCs/>
        </w:rPr>
        <w:t>Forests</w:t>
      </w:r>
      <w:r w:rsidRPr="00DC0924">
        <w:rPr>
          <w:rFonts w:ascii="Times New Roman" w:hAnsi="Times New Roman" w:cs="Times New Roman"/>
        </w:rPr>
        <w:t xml:space="preserve"> 2022;</w:t>
      </w:r>
      <w:r w:rsidRPr="00DC0924">
        <w:rPr>
          <w:rFonts w:ascii="Times New Roman" w:hAnsi="Times New Roman" w:cs="Times New Roman"/>
          <w:b/>
          <w:bCs/>
        </w:rPr>
        <w:t>13</w:t>
      </w:r>
      <w:r w:rsidRPr="00DC0924">
        <w:rPr>
          <w:rFonts w:ascii="Times New Roman" w:hAnsi="Times New Roman" w:cs="Times New Roman"/>
        </w:rPr>
        <w:t>(12). https://www.mdpi.com/1999-4907/13/12/2019 (8 Apr. 2026, date last accessed).</w:t>
      </w:r>
    </w:p>
    <w:p w14:paraId="4B61B4FE"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Wu Q. geemap: A Python package for interactive mapping with Google Earth Engine. </w:t>
      </w:r>
      <w:r w:rsidRPr="00DC0924">
        <w:rPr>
          <w:rFonts w:ascii="Times New Roman" w:hAnsi="Times New Roman" w:cs="Times New Roman"/>
          <w:i/>
          <w:iCs/>
        </w:rPr>
        <w:t>Journal of Open Source Software</w:t>
      </w:r>
      <w:r w:rsidRPr="00DC0924">
        <w:rPr>
          <w:rFonts w:ascii="Times New Roman" w:hAnsi="Times New Roman" w:cs="Times New Roman"/>
        </w:rPr>
        <w:t xml:space="preserve"> 2020;</w:t>
      </w:r>
      <w:r w:rsidRPr="00DC0924">
        <w:rPr>
          <w:rFonts w:ascii="Times New Roman" w:hAnsi="Times New Roman" w:cs="Times New Roman"/>
          <w:b/>
          <w:bCs/>
        </w:rPr>
        <w:t>5</w:t>
      </w:r>
      <w:r w:rsidRPr="00DC0924">
        <w:rPr>
          <w:rFonts w:ascii="Times New Roman" w:hAnsi="Times New Roman" w:cs="Times New Roman"/>
        </w:rPr>
        <w:t>(51):2305. https://doi.org/10.21105/joss.02305.</w:t>
      </w:r>
    </w:p>
    <w:p w14:paraId="7E694797"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Yang SI, Brandeis TJ, Helmer EH </w:t>
      </w:r>
      <w:r w:rsidRPr="00DC0924">
        <w:rPr>
          <w:rFonts w:ascii="Times New Roman" w:hAnsi="Times New Roman" w:cs="Times New Roman"/>
          <w:i/>
          <w:iCs/>
        </w:rPr>
        <w:t>et al.</w:t>
      </w:r>
      <w:r w:rsidRPr="00DC0924">
        <w:rPr>
          <w:rFonts w:ascii="Times New Roman" w:hAnsi="Times New Roman" w:cs="Times New Roman"/>
        </w:rPr>
        <w:t xml:space="preserve"> Characterizing height-diameter relationships for Caribbean trees using mixed-effects random forest algorithm. </w:t>
      </w:r>
      <w:r w:rsidRPr="00DC0924">
        <w:rPr>
          <w:rFonts w:ascii="Times New Roman" w:hAnsi="Times New Roman" w:cs="Times New Roman"/>
          <w:i/>
          <w:iCs/>
        </w:rPr>
        <w:t>Forest Ecology and Management</w:t>
      </w:r>
      <w:r w:rsidRPr="00DC0924">
        <w:rPr>
          <w:rFonts w:ascii="Times New Roman" w:hAnsi="Times New Roman" w:cs="Times New Roman"/>
        </w:rPr>
        <w:t xml:space="preserve"> 2022;</w:t>
      </w:r>
      <w:r w:rsidRPr="00DC0924">
        <w:rPr>
          <w:rFonts w:ascii="Times New Roman" w:hAnsi="Times New Roman" w:cs="Times New Roman"/>
          <w:b/>
          <w:bCs/>
        </w:rPr>
        <w:t>524</w:t>
      </w:r>
      <w:r w:rsidRPr="00DC0924">
        <w:rPr>
          <w:rFonts w:ascii="Times New Roman" w:hAnsi="Times New Roman" w:cs="Times New Roman"/>
        </w:rPr>
        <w:t>:120507. https://doi.org/10.1016/j.foreco.2022.120507.</w:t>
      </w:r>
    </w:p>
    <w:p w14:paraId="27EC6B76" w14:textId="77777777" w:rsidR="00905876" w:rsidRPr="00DC0924" w:rsidRDefault="00905876" w:rsidP="00DC0924">
      <w:pPr>
        <w:pStyle w:val="Bibliography"/>
        <w:adjustRightInd w:val="0"/>
        <w:ind w:left="720" w:hanging="720"/>
        <w:rPr>
          <w:rFonts w:ascii="Times New Roman" w:hAnsi="Times New Roman" w:cs="Times New Roman"/>
        </w:rPr>
      </w:pPr>
      <w:r w:rsidRPr="00DC0924">
        <w:rPr>
          <w:rFonts w:ascii="Times New Roman" w:hAnsi="Times New Roman" w:cs="Times New Roman"/>
        </w:rPr>
        <w:t xml:space="preserve">Ziegler P, Chasins SE. A Need-Finding Study with Users of Geospatial Data. </w:t>
      </w:r>
      <w:r w:rsidRPr="00DC0924">
        <w:rPr>
          <w:rFonts w:ascii="Times New Roman" w:hAnsi="Times New Roman" w:cs="Times New Roman"/>
          <w:i/>
          <w:iCs/>
        </w:rPr>
        <w:t>Proceedings of the 2023 CHI Conference on Human Factors in Computing Systems</w:t>
      </w:r>
      <w:r w:rsidRPr="00DC0924">
        <w:rPr>
          <w:rFonts w:ascii="Times New Roman" w:hAnsi="Times New Roman" w:cs="Times New Roman"/>
        </w:rPr>
        <w:t xml:space="preserve"> (New York, NY, USA) CHI ’23, 19 Apr. 2023:1–16. https://doi.org/10.1145/3544548.3581370.</w:t>
      </w:r>
    </w:p>
    <w:p w14:paraId="3D3FCF8D" w14:textId="1575AA32" w:rsidR="00DC0924" w:rsidRDefault="008C3ABE" w:rsidP="00DC0924">
      <w:pPr>
        <w:adjustRightInd w:val="0"/>
        <w:ind w:left="720" w:hanging="720"/>
        <w:rPr>
          <w:rFonts w:ascii="Times New Roman" w:hAnsi="Times New Roman" w:cs="Times New Roman"/>
        </w:rPr>
      </w:pPr>
      <w:r w:rsidRPr="00DC0924">
        <w:rPr>
          <w:rFonts w:ascii="Times New Roman" w:hAnsi="Times New Roman" w:cs="Times New Roman"/>
        </w:rPr>
        <w:fldChar w:fldCharType="end"/>
      </w:r>
    </w:p>
    <w:p w14:paraId="5E0EEB06" w14:textId="77777777" w:rsidR="00DC0924" w:rsidRDefault="00DC0924">
      <w:pPr>
        <w:rPr>
          <w:rFonts w:ascii="Times New Roman" w:hAnsi="Times New Roman" w:cs="Times New Roman"/>
        </w:rPr>
      </w:pPr>
      <w:r>
        <w:rPr>
          <w:rFonts w:ascii="Times New Roman" w:hAnsi="Times New Roman" w:cs="Times New Roman"/>
        </w:rPr>
        <w:br w:type="page"/>
      </w:r>
    </w:p>
    <w:p w14:paraId="495C95F3" w14:textId="316BC12F" w:rsidR="002A4632" w:rsidRDefault="002A4632">
      <w:pPr>
        <w:rPr>
          <w:rFonts w:ascii="Times New Roman" w:hAnsi="Times New Roman" w:cs="Times New Roman"/>
        </w:rPr>
      </w:pPr>
      <w:commentRangeStart w:id="159"/>
      <w:r w:rsidRPr="0039080D">
        <w:rPr>
          <w:rFonts w:ascii="Times New Roman" w:hAnsi="Times New Roman" w:cs="Times New Roman"/>
        </w:rPr>
        <w:lastRenderedPageBreak/>
        <w:t>Random thoughts saved for later:</w:t>
      </w:r>
      <w:commentRangeEnd w:id="159"/>
      <w:r w:rsidR="00D22950">
        <w:rPr>
          <w:rStyle w:val="CommentReference"/>
          <w:rFonts w:ascii="Times New Roman" w:hAnsi="Times New Roman" w:cs="Times New Roman"/>
          <w:sz w:val="24"/>
          <w:szCs w:val="24"/>
        </w:rPr>
        <w:commentReference w:id="159"/>
      </w:r>
    </w:p>
    <w:p w14:paraId="08B83C4C" w14:textId="67A8DAF3" w:rsidR="00C95647" w:rsidRPr="0039080D" w:rsidRDefault="003F4048">
      <w:pPr>
        <w:rPr>
          <w:rFonts w:ascii="Times New Roman" w:hAnsi="Times New Roman" w:cs="Times New Roman"/>
        </w:rPr>
      </w:pPr>
      <w:r>
        <w:rPr>
          <w:rFonts w:ascii="Times New Roman" w:hAnsi="Times New Roman" w:cs="Times New Roman"/>
        </w:rPr>
        <w:t>An expansion of geemap</w:t>
      </w:r>
      <w:r w:rsidR="00C95647">
        <w:rPr>
          <w:rFonts w:ascii="Times New Roman" w:hAnsi="Times New Roman" w:cs="Times New Roman"/>
        </w:rPr>
        <w:br/>
        <w:t>Map to easily add coordinates to show generated coordinates is in beta.</w:t>
      </w:r>
    </w:p>
    <w:p w14:paraId="63DB5A28" w14:textId="34EB7E64" w:rsidR="00B055AC" w:rsidRPr="0039080D" w:rsidRDefault="00B055AC">
      <w:pPr>
        <w:rPr>
          <w:rFonts w:ascii="Times New Roman" w:hAnsi="Times New Roman" w:cs="Times New Roman"/>
        </w:rPr>
      </w:pPr>
      <w:r w:rsidRPr="0039080D">
        <w:rPr>
          <w:rFonts w:ascii="Times New Roman" w:hAnsi="Times New Roman" w:cs="Times New Roman"/>
        </w:rPr>
        <w:t>Remotely sensed data can also provide information that is collected via airborne or spaceborne vehicles like the Normalized Difference Vegetation Index (NDVI)</w:t>
      </w:r>
    </w:p>
    <w:p w14:paraId="619A8869" w14:textId="1589D5CA" w:rsidR="0066500A" w:rsidRPr="0039080D" w:rsidRDefault="00B055AC">
      <w:pPr>
        <w:rPr>
          <w:rFonts w:ascii="Times New Roman" w:hAnsi="Times New Roman" w:cs="Times New Roman"/>
        </w:rPr>
      </w:pPr>
      <w:r w:rsidRPr="0039080D">
        <w:rPr>
          <w:rFonts w:ascii="Times New Roman" w:hAnsi="Times New Roman" w:cs="Times New Roman"/>
        </w:rPr>
        <w:t xml:space="preserve">In addition to the daily measurement challenges, some metrics used to study forest systems like the Normalized Difference Vegetation Index (NDVI) are produced using expensive instruments that are commonly collected via airborne or spaceborne vehicles </w:t>
      </w:r>
    </w:p>
    <w:p w14:paraId="60FB4B88" w14:textId="1B5EC0B9" w:rsidR="004B1DCA" w:rsidRPr="0039080D" w:rsidRDefault="004B1DCA">
      <w:pPr>
        <w:rPr>
          <w:rFonts w:ascii="Times New Roman" w:hAnsi="Times New Roman" w:cs="Times New Roman"/>
        </w:rPr>
      </w:pPr>
    </w:p>
    <w:p w14:paraId="16D8B1F8" w14:textId="4201833E" w:rsidR="004B1DCA" w:rsidRPr="0039080D" w:rsidRDefault="004B1DCA" w:rsidP="004B1DCA">
      <w:pPr>
        <w:rPr>
          <w:rFonts w:ascii="Times New Roman" w:hAnsi="Times New Roman" w:cs="Times New Roman"/>
        </w:rPr>
      </w:pPr>
      <w:r w:rsidRPr="0039080D">
        <w:rPr>
          <w:rFonts w:ascii="Times New Roman" w:hAnsi="Times New Roman" w:cs="Times New Roman"/>
        </w:rPr>
        <w:t xml:space="preserve">As a </w:t>
      </w:r>
      <w:ins w:id="160" w:author="Gifford, Tyler" w:date="2026-06-15T17:21:00Z" w16du:dateUtc="2026-06-15T21:21:00Z">
        <w:r w:rsidR="00D22950">
          <w:rPr>
            <w:rFonts w:ascii="Times New Roman" w:hAnsi="Times New Roman" w:cs="Times New Roman"/>
          </w:rPr>
          <w:t>P</w:t>
        </w:r>
      </w:ins>
      <w:del w:id="161" w:author="Gifford, Tyler" w:date="2026-06-15T17:21:00Z" w16du:dateUtc="2026-06-15T21:21:00Z">
        <w:r w:rsidRPr="0039080D" w:rsidDel="00D22950">
          <w:rPr>
            <w:rFonts w:ascii="Times New Roman" w:hAnsi="Times New Roman" w:cs="Times New Roman"/>
          </w:rPr>
          <w:delText>p</w:delText>
        </w:r>
      </w:del>
      <w:r w:rsidRPr="0039080D">
        <w:rPr>
          <w:rFonts w:ascii="Times New Roman" w:hAnsi="Times New Roman" w:cs="Times New Roman"/>
        </w:rPr>
        <w:t>ython package, there is still coding knowledge needed to set up and install the required packages. To completely remove this technical barrier, a Streamlit web app was built for users to utilize this package without any prior local setup. This website authenticates GEE through a designated Google account to remove the need for the user to create their own.</w:t>
      </w:r>
    </w:p>
    <w:p w14:paraId="05893536" w14:textId="141E71C3" w:rsidR="004B1DCA" w:rsidRPr="0039080D" w:rsidRDefault="00361218">
      <w:pPr>
        <w:rPr>
          <w:rFonts w:ascii="Times New Roman" w:hAnsi="Times New Roman" w:cs="Times New Roman"/>
        </w:rPr>
      </w:pPr>
      <w:r w:rsidRPr="0039080D">
        <w:rPr>
          <w:rFonts w:ascii="Times New Roman" w:hAnsi="Times New Roman" w:cs="Times New Roman"/>
        </w:rPr>
        <w:t>Code font</w:t>
      </w:r>
    </w:p>
    <w:p w14:paraId="57E739B6" w14:textId="1965D1B2" w:rsidR="00BA1067" w:rsidRPr="0039080D" w:rsidRDefault="00BA1067">
      <w:pPr>
        <w:rPr>
          <w:rFonts w:ascii="Times New Roman" w:hAnsi="Times New Roman" w:cs="Times New Roman"/>
        </w:rPr>
      </w:pPr>
      <w:r w:rsidRPr="0039080D">
        <w:rPr>
          <w:rFonts w:ascii="Times New Roman" w:hAnsi="Times New Roman" w:cs="Times New Roman"/>
        </w:rPr>
        <w:t>Use active voice</w:t>
      </w:r>
    </w:p>
    <w:p w14:paraId="018056DB" w14:textId="26AD8CB2" w:rsidR="00BA1067" w:rsidRPr="0039080D" w:rsidRDefault="00BA1067">
      <w:pPr>
        <w:rPr>
          <w:rFonts w:ascii="Times New Roman" w:hAnsi="Times New Roman" w:cs="Times New Roman"/>
        </w:rPr>
      </w:pPr>
      <w:r w:rsidRPr="0039080D">
        <w:rPr>
          <w:rFonts w:ascii="Times New Roman" w:hAnsi="Times New Roman" w:cs="Times New Roman"/>
        </w:rPr>
        <w:t>For coherence, have the last part of a sentence be the same as the beginning of the next sentence.</w:t>
      </w:r>
    </w:p>
    <w:p w14:paraId="39F4D20E" w14:textId="4C3D325A" w:rsidR="004751CC" w:rsidRPr="0039080D" w:rsidRDefault="004751CC">
      <w:pPr>
        <w:rPr>
          <w:rFonts w:ascii="Times New Roman" w:hAnsi="Times New Roman" w:cs="Times New Roman"/>
        </w:rPr>
      </w:pPr>
      <w:r w:rsidRPr="0039080D">
        <w:rPr>
          <w:rFonts w:ascii="Times New Roman" w:hAnsi="Times New Roman" w:cs="Times New Roman"/>
        </w:rPr>
        <w:t>Use first person a lot, passive voice judiciously</w:t>
      </w:r>
    </w:p>
    <w:p w14:paraId="13A291B1" w14:textId="02838705" w:rsidR="004751CC" w:rsidRDefault="004751CC">
      <w:pPr>
        <w:rPr>
          <w:rFonts w:ascii="Times New Roman" w:hAnsi="Times New Roman" w:cs="Times New Roman"/>
        </w:rPr>
      </w:pPr>
      <w:r w:rsidRPr="0039080D">
        <w:rPr>
          <w:rFonts w:ascii="Times New Roman" w:hAnsi="Times New Roman" w:cs="Times New Roman"/>
        </w:rPr>
        <w:t>Strip the paper of the exact system (like removing birds, or the forest inventory part). What are you trying to get at? Extracting pixel values from GEE data in a non-technical way. (then it is in the context of forest inventories.)</w:t>
      </w:r>
    </w:p>
    <w:p w14:paraId="6CAD3C58" w14:textId="77777777" w:rsidR="00486C62" w:rsidRDefault="00486C62">
      <w:pPr>
        <w:rPr>
          <w:rFonts w:ascii="Times New Roman" w:hAnsi="Times New Roman" w:cs="Times New Roman"/>
        </w:rPr>
      </w:pPr>
    </w:p>
    <w:p w14:paraId="00CDE8AE" w14:textId="77777777" w:rsidR="00906B70" w:rsidRPr="00906B70" w:rsidRDefault="00906B70" w:rsidP="00906B70">
      <w:pPr>
        <w:rPr>
          <w:rFonts w:ascii="Times New Roman" w:hAnsi="Times New Roman" w:cs="Times New Roman"/>
        </w:rPr>
      </w:pPr>
      <w:r w:rsidRPr="00906B70">
        <w:rPr>
          <w:rFonts w:ascii="Times New Roman" w:hAnsi="Times New Roman" w:cs="Times New Roman"/>
        </w:rPr>
        <w:t>(All 4 subplots:1/6 ac, 1 subplot: 1/24 ac. Plot: ~ 1 ac same as landsat)</w:t>
      </w:r>
    </w:p>
    <w:p w14:paraId="4685AC05" w14:textId="5EE433C2" w:rsidR="00486C62" w:rsidRDefault="008C5BAB">
      <w:pPr>
        <w:rPr>
          <w:rFonts w:ascii="Times New Roman" w:hAnsi="Times New Roman" w:cs="Times New Roman"/>
        </w:rPr>
      </w:pPr>
      <w:r>
        <w:rPr>
          <w:rFonts w:ascii="Times New Roman" w:hAnsi="Times New Roman" w:cs="Times New Roman"/>
        </w:rPr>
        <w:t>Intro has too much detail</w:t>
      </w:r>
    </w:p>
    <w:p w14:paraId="2A3F12AC" w14:textId="05B7F4BC" w:rsidR="008C5BAB" w:rsidRDefault="008C5BAB">
      <w:pPr>
        <w:rPr>
          <w:rFonts w:ascii="Times New Roman" w:hAnsi="Times New Roman" w:cs="Times New Roman"/>
        </w:rPr>
      </w:pPr>
      <w:r>
        <w:rPr>
          <w:rFonts w:ascii="Times New Roman" w:hAnsi="Times New Roman" w:cs="Times New Roman"/>
        </w:rPr>
        <w:t>Broader (less detail) in the intro</w:t>
      </w:r>
    </w:p>
    <w:p w14:paraId="20B1570F" w14:textId="2C0C2C7E" w:rsidR="008C5BAB" w:rsidRDefault="008C5BAB">
      <w:pPr>
        <w:rPr>
          <w:rFonts w:ascii="Times New Roman" w:hAnsi="Times New Roman" w:cs="Times New Roman"/>
        </w:rPr>
      </w:pPr>
      <w:r>
        <w:rPr>
          <w:rFonts w:ascii="Times New Roman" w:hAnsi="Times New Roman" w:cs="Times New Roman"/>
        </w:rPr>
        <w:t>Move some things to discussion (specifically details)</w:t>
      </w:r>
    </w:p>
    <w:p w14:paraId="5342888C" w14:textId="150B995D" w:rsidR="00727480" w:rsidRDefault="00727480">
      <w:pPr>
        <w:rPr>
          <w:rFonts w:ascii="Times New Roman" w:hAnsi="Times New Roman" w:cs="Times New Roman"/>
        </w:rPr>
      </w:pPr>
      <w:r>
        <w:rPr>
          <w:rFonts w:ascii="Times New Roman" w:hAnsi="Times New Roman" w:cs="Times New Roman"/>
        </w:rPr>
        <w:t>Layer out the details</w:t>
      </w:r>
    </w:p>
    <w:p w14:paraId="38496ED9" w14:textId="1A4C24CC" w:rsidR="00FB175A" w:rsidRDefault="00FB175A">
      <w:pPr>
        <w:rPr>
          <w:rFonts w:ascii="Times New Roman" w:hAnsi="Times New Roman" w:cs="Times New Roman"/>
        </w:rPr>
      </w:pPr>
      <w:r>
        <w:rPr>
          <w:rFonts w:ascii="Times New Roman" w:hAnsi="Times New Roman" w:cs="Times New Roman"/>
        </w:rPr>
        <w:t>First sentence in intro: clearly communicate why that’s important.</w:t>
      </w:r>
    </w:p>
    <w:p w14:paraId="2224B91A" w14:textId="0318E5E3" w:rsidR="002B0F53" w:rsidRDefault="002B0F53">
      <w:pPr>
        <w:rPr>
          <w:rFonts w:ascii="Times New Roman" w:hAnsi="Times New Roman" w:cs="Times New Roman"/>
        </w:rPr>
      </w:pPr>
      <w:r>
        <w:rPr>
          <w:rFonts w:ascii="Times New Roman" w:hAnsi="Times New Roman" w:cs="Times New Roman"/>
        </w:rPr>
        <w:t>Example of why we should use geospatial data. If you want to have this data, use geospatial data.</w:t>
      </w:r>
    </w:p>
    <w:p w14:paraId="67BDF8FF" w14:textId="7716B86C" w:rsidR="002B0F53" w:rsidRDefault="002B0F53">
      <w:pPr>
        <w:rPr>
          <w:rFonts w:ascii="Times New Roman" w:hAnsi="Times New Roman" w:cs="Times New Roman"/>
        </w:rPr>
      </w:pPr>
      <w:r>
        <w:rPr>
          <w:rFonts w:ascii="Times New Roman" w:hAnsi="Times New Roman" w:cs="Times New Roman"/>
        </w:rPr>
        <w:t>Intro is wandering around too much.</w:t>
      </w:r>
      <w:r w:rsidR="00713B76">
        <w:rPr>
          <w:rFonts w:ascii="Times New Roman" w:hAnsi="Times New Roman" w:cs="Times New Roman"/>
        </w:rPr>
        <w:t xml:space="preserve"> Convince people to use remotely sensed data, this package helps with that.</w:t>
      </w:r>
    </w:p>
    <w:p w14:paraId="6C5D65EF" w14:textId="502E6834" w:rsidR="00713B76" w:rsidRDefault="00713B76">
      <w:pPr>
        <w:rPr>
          <w:rFonts w:ascii="Times New Roman" w:hAnsi="Times New Roman" w:cs="Times New Roman"/>
        </w:rPr>
      </w:pPr>
      <w:r>
        <w:rPr>
          <w:rFonts w:ascii="Times New Roman" w:hAnsi="Times New Roman" w:cs="Times New Roman"/>
        </w:rPr>
        <w:lastRenderedPageBreak/>
        <w:t>I made a lot of lists. Move details to after the main point is established.</w:t>
      </w:r>
      <w:r w:rsidR="003B2646">
        <w:rPr>
          <w:rFonts w:ascii="Times New Roman" w:hAnsi="Times New Roman" w:cs="Times New Roman"/>
        </w:rPr>
        <w:t xml:space="preserve"> So restructure first paragraph.</w:t>
      </w:r>
    </w:p>
    <w:p w14:paraId="7F740B8C" w14:textId="77777777" w:rsidR="000D0EEA" w:rsidRDefault="000D0EEA">
      <w:pPr>
        <w:rPr>
          <w:rFonts w:ascii="Times New Roman" w:hAnsi="Times New Roman" w:cs="Times New Roman"/>
        </w:rPr>
      </w:pPr>
    </w:p>
    <w:p w14:paraId="67301ACB" w14:textId="77777777" w:rsidR="000D0EEA" w:rsidRDefault="000D0EEA">
      <w:pPr>
        <w:rPr>
          <w:rFonts w:ascii="Times New Roman" w:hAnsi="Times New Roman" w:cs="Times New Roman"/>
        </w:rPr>
      </w:pPr>
    </w:p>
    <w:p w14:paraId="5907F588" w14:textId="1A1CDC2F" w:rsidR="000D0EEA" w:rsidRDefault="000D0EEA">
      <w:pPr>
        <w:rPr>
          <w:rFonts w:ascii="Times New Roman" w:hAnsi="Times New Roman" w:cs="Times New Roman"/>
        </w:rPr>
      </w:pPr>
      <w:r>
        <w:rPr>
          <w:rFonts w:ascii="Times New Roman" w:hAnsi="Times New Roman" w:cs="Times New Roman"/>
        </w:rPr>
        <w:t>Intro 2.</w:t>
      </w:r>
    </w:p>
    <w:p w14:paraId="0E625DFA" w14:textId="6233BF4D" w:rsidR="00DC67EB" w:rsidRDefault="00DC67EB">
      <w:pPr>
        <w:rPr>
          <w:rFonts w:ascii="Times New Roman" w:hAnsi="Times New Roman" w:cs="Times New Roman"/>
        </w:rPr>
      </w:pPr>
      <w:r>
        <w:rPr>
          <w:rFonts w:ascii="Times New Roman" w:hAnsi="Times New Roman" w:cs="Times New Roman"/>
        </w:rPr>
        <w:t>Forests cover roughly one-third of Earth’s land area, and the combination of their</w:t>
      </w:r>
      <w:r w:rsidR="00980648">
        <w:rPr>
          <w:rFonts w:ascii="Times New Roman" w:hAnsi="Times New Roman" w:cs="Times New Roman"/>
        </w:rPr>
        <w:t xml:space="preserve"> size and</w:t>
      </w:r>
      <w:r>
        <w:rPr>
          <w:rFonts w:ascii="Times New Roman" w:hAnsi="Times New Roman" w:cs="Times New Roman"/>
        </w:rPr>
        <w:t xml:space="preserve"> variety of complex ecosystems make them challenging to inventory and study.</w:t>
      </w:r>
    </w:p>
    <w:p w14:paraId="0D7357A4" w14:textId="4C937522" w:rsidR="000D0EEA" w:rsidRDefault="000D0EEA" w:rsidP="000D0EEA">
      <w:pPr>
        <w:rPr>
          <w:rFonts w:ascii="Times New Roman" w:hAnsi="Times New Roman" w:cs="Times New Roman"/>
        </w:rPr>
      </w:pPr>
      <w:r w:rsidRPr="000D0EEA">
        <w:rPr>
          <w:rFonts w:ascii="Times New Roman" w:hAnsi="Times New Roman" w:cs="Times New Roman"/>
        </w:rPr>
        <w:t xml:space="preserve">Forests make up a significant portion of the Earth, covering roughly one-third of Earth’s land area across all continents. Forest characteristics, complexity, and development vary greatly across spatial scales due to the variety of environmental conditions that forests </w:t>
      </w:r>
      <w:r>
        <w:rPr>
          <w:rFonts w:ascii="Times New Roman" w:hAnsi="Times New Roman" w:cs="Times New Roman"/>
        </w:rPr>
        <w:t>exist</w:t>
      </w:r>
      <w:r w:rsidRPr="000D0EEA">
        <w:rPr>
          <w:rFonts w:ascii="Times New Roman" w:hAnsi="Times New Roman" w:cs="Times New Roman"/>
        </w:rPr>
        <w:t xml:space="preserve"> in. While environmental conditions are known to be significant drivers in forests, variables </w:t>
      </w:r>
      <w:r>
        <w:rPr>
          <w:rFonts w:ascii="Times New Roman" w:hAnsi="Times New Roman" w:cs="Times New Roman"/>
        </w:rPr>
        <w:t xml:space="preserve">capturing </w:t>
      </w:r>
      <w:r w:rsidR="00B358AC">
        <w:rPr>
          <w:rFonts w:ascii="Times New Roman" w:hAnsi="Times New Roman" w:cs="Times New Roman"/>
        </w:rPr>
        <w:t>this</w:t>
      </w:r>
      <w:r>
        <w:rPr>
          <w:rFonts w:ascii="Times New Roman" w:hAnsi="Times New Roman" w:cs="Times New Roman"/>
        </w:rPr>
        <w:t xml:space="preserve"> information</w:t>
      </w:r>
      <w:r w:rsidRPr="000D0EEA">
        <w:rPr>
          <w:rFonts w:ascii="Times New Roman" w:hAnsi="Times New Roman" w:cs="Times New Roman"/>
        </w:rPr>
        <w:t xml:space="preserve"> are often not measured </w:t>
      </w:r>
      <w:r w:rsidR="00B358AC">
        <w:rPr>
          <w:rFonts w:ascii="Times New Roman" w:hAnsi="Times New Roman" w:cs="Times New Roman"/>
        </w:rPr>
        <w:t xml:space="preserve">and included </w:t>
      </w:r>
      <w:r w:rsidRPr="000D0EEA">
        <w:rPr>
          <w:rFonts w:ascii="Times New Roman" w:hAnsi="Times New Roman" w:cs="Times New Roman"/>
        </w:rPr>
        <w:t>in operational inventories</w:t>
      </w:r>
      <w:r>
        <w:rPr>
          <w:rFonts w:ascii="Times New Roman" w:hAnsi="Times New Roman" w:cs="Times New Roman"/>
        </w:rPr>
        <w:t xml:space="preserve"> due to time and technical challenges</w:t>
      </w:r>
      <w:r w:rsidR="00B358AC">
        <w:rPr>
          <w:rFonts w:ascii="Times New Roman" w:hAnsi="Times New Roman" w:cs="Times New Roman"/>
        </w:rPr>
        <w:t>/constraints</w:t>
      </w:r>
      <w:r w:rsidRPr="000D0EEA">
        <w:rPr>
          <w:rFonts w:ascii="Times New Roman" w:hAnsi="Times New Roman" w:cs="Times New Roman"/>
        </w:rPr>
        <w:t xml:space="preserve">. </w:t>
      </w:r>
      <w:r w:rsidR="00892E28">
        <w:rPr>
          <w:rFonts w:ascii="Times New Roman" w:hAnsi="Times New Roman" w:cs="Times New Roman"/>
        </w:rPr>
        <w:t xml:space="preserve">Operational inventories attempt to capture information of </w:t>
      </w:r>
      <w:r w:rsidR="0033160B">
        <w:rPr>
          <w:rFonts w:ascii="Times New Roman" w:hAnsi="Times New Roman" w:cs="Times New Roman"/>
        </w:rPr>
        <w:t xml:space="preserve">large </w:t>
      </w:r>
      <w:r w:rsidR="00892E28">
        <w:rPr>
          <w:rFonts w:ascii="Times New Roman" w:hAnsi="Times New Roman" w:cs="Times New Roman"/>
        </w:rPr>
        <w:t xml:space="preserve">forest systems via a plot-sampling design </w:t>
      </w:r>
      <w:r w:rsidR="0033160B">
        <w:rPr>
          <w:rFonts w:ascii="Times New Roman" w:hAnsi="Times New Roman" w:cs="Times New Roman"/>
        </w:rPr>
        <w:t>consisting of</w:t>
      </w:r>
      <w:r w:rsidR="00892E28">
        <w:rPr>
          <w:rFonts w:ascii="Times New Roman" w:hAnsi="Times New Roman" w:cs="Times New Roman"/>
        </w:rPr>
        <w:t xml:space="preserve"> individual tree and stand level measurements</w:t>
      </w:r>
      <w:r w:rsidR="0033160B">
        <w:rPr>
          <w:rFonts w:ascii="Times New Roman" w:hAnsi="Times New Roman" w:cs="Times New Roman"/>
        </w:rPr>
        <w:t>. These plots</w:t>
      </w:r>
      <w:r w:rsidR="00892E28">
        <w:rPr>
          <w:rFonts w:ascii="Times New Roman" w:hAnsi="Times New Roman" w:cs="Times New Roman"/>
        </w:rPr>
        <w:t xml:space="preserve"> </w:t>
      </w:r>
      <w:r w:rsidR="00E3724B">
        <w:rPr>
          <w:rFonts w:ascii="Times New Roman" w:hAnsi="Times New Roman" w:cs="Times New Roman"/>
        </w:rPr>
        <w:t>are</w:t>
      </w:r>
      <w:r w:rsidR="00892E28">
        <w:rPr>
          <w:rFonts w:ascii="Times New Roman" w:hAnsi="Times New Roman" w:cs="Times New Roman"/>
        </w:rPr>
        <w:t xml:space="preserve"> revisited periodically </w:t>
      </w:r>
      <w:r w:rsidR="0033160B">
        <w:rPr>
          <w:rFonts w:ascii="Times New Roman" w:hAnsi="Times New Roman" w:cs="Times New Roman"/>
        </w:rPr>
        <w:t xml:space="preserve">to track </w:t>
      </w:r>
      <w:r w:rsidR="00E3724B">
        <w:rPr>
          <w:rFonts w:ascii="Times New Roman" w:hAnsi="Times New Roman" w:cs="Times New Roman"/>
        </w:rPr>
        <w:t xml:space="preserve">temporal </w:t>
      </w:r>
      <w:r w:rsidR="0033160B">
        <w:rPr>
          <w:rFonts w:ascii="Times New Roman" w:hAnsi="Times New Roman" w:cs="Times New Roman"/>
        </w:rPr>
        <w:t>changes</w:t>
      </w:r>
      <w:r w:rsidR="001F22DA">
        <w:rPr>
          <w:rFonts w:ascii="Times New Roman" w:hAnsi="Times New Roman" w:cs="Times New Roman"/>
        </w:rPr>
        <w:t>, but</w:t>
      </w:r>
      <w:r w:rsidR="00632BF4">
        <w:rPr>
          <w:rFonts w:ascii="Times New Roman" w:hAnsi="Times New Roman" w:cs="Times New Roman"/>
        </w:rPr>
        <w:t xml:space="preserve"> </w:t>
      </w:r>
      <w:r w:rsidRPr="000D0EEA">
        <w:rPr>
          <w:rFonts w:ascii="Times New Roman" w:hAnsi="Times New Roman" w:cs="Times New Roman"/>
        </w:rPr>
        <w:t xml:space="preserve">not frequently enough to </w:t>
      </w:r>
      <w:r w:rsidR="00632BF4">
        <w:rPr>
          <w:rFonts w:ascii="Times New Roman" w:hAnsi="Times New Roman" w:cs="Times New Roman"/>
        </w:rPr>
        <w:t>generate</w:t>
      </w:r>
      <w:r w:rsidRPr="000D0EEA">
        <w:rPr>
          <w:rFonts w:ascii="Times New Roman" w:hAnsi="Times New Roman" w:cs="Times New Roman"/>
        </w:rPr>
        <w:t xml:space="preserve"> meaningful environmental information</w:t>
      </w:r>
      <w:r>
        <w:rPr>
          <w:rFonts w:ascii="Times New Roman" w:hAnsi="Times New Roman" w:cs="Times New Roman"/>
        </w:rPr>
        <w:t>,</w:t>
      </w:r>
      <w:r w:rsidRPr="000D0EEA">
        <w:rPr>
          <w:rFonts w:ascii="Times New Roman" w:hAnsi="Times New Roman" w:cs="Times New Roman"/>
        </w:rPr>
        <w:t xml:space="preserve"> like average daily precipitation or annual temperature.</w:t>
      </w:r>
      <w:r>
        <w:rPr>
          <w:rFonts w:ascii="Times New Roman" w:hAnsi="Times New Roman" w:cs="Times New Roman"/>
        </w:rPr>
        <w:t xml:space="preserve"> </w:t>
      </w:r>
      <w:r w:rsidR="00E3724B">
        <w:rPr>
          <w:rFonts w:ascii="Times New Roman" w:hAnsi="Times New Roman" w:cs="Times New Roman"/>
        </w:rPr>
        <w:t>For large scale inventories,</w:t>
      </w:r>
      <w:r w:rsidRPr="000D0EEA">
        <w:rPr>
          <w:rFonts w:ascii="Times New Roman" w:hAnsi="Times New Roman" w:cs="Times New Roman"/>
        </w:rPr>
        <w:t xml:space="preserve"> like national forest inventories, producing these environmental variables </w:t>
      </w:r>
      <w:r>
        <w:rPr>
          <w:rFonts w:ascii="Times New Roman" w:hAnsi="Times New Roman" w:cs="Times New Roman"/>
        </w:rPr>
        <w:t>via</w:t>
      </w:r>
      <w:r w:rsidRPr="000D0EEA">
        <w:rPr>
          <w:rFonts w:ascii="Times New Roman" w:hAnsi="Times New Roman" w:cs="Times New Roman"/>
        </w:rPr>
        <w:t xml:space="preserve"> </w:t>
      </w:r>
      <w:r w:rsidR="00B358AC">
        <w:rPr>
          <w:rFonts w:ascii="Times New Roman" w:hAnsi="Times New Roman" w:cs="Times New Roman"/>
        </w:rPr>
        <w:t xml:space="preserve">daily plot </w:t>
      </w:r>
      <w:r w:rsidR="00E70B3F">
        <w:rPr>
          <w:rFonts w:ascii="Times New Roman" w:hAnsi="Times New Roman" w:cs="Times New Roman"/>
        </w:rPr>
        <w:t>visits</w:t>
      </w:r>
      <w:r w:rsidRPr="000D0EEA">
        <w:rPr>
          <w:rFonts w:ascii="Times New Roman" w:hAnsi="Times New Roman" w:cs="Times New Roman"/>
        </w:rPr>
        <w:t xml:space="preserve"> </w:t>
      </w:r>
      <w:r w:rsidR="00632BF4">
        <w:rPr>
          <w:rFonts w:ascii="Times New Roman" w:hAnsi="Times New Roman" w:cs="Times New Roman"/>
        </w:rPr>
        <w:t xml:space="preserve">or </w:t>
      </w:r>
      <w:r w:rsidR="00F8363F">
        <w:rPr>
          <w:rFonts w:ascii="Times New Roman" w:hAnsi="Times New Roman" w:cs="Times New Roman"/>
        </w:rPr>
        <w:t xml:space="preserve">the use of </w:t>
      </w:r>
      <w:r w:rsidR="00632BF4">
        <w:rPr>
          <w:rFonts w:ascii="Times New Roman" w:hAnsi="Times New Roman" w:cs="Times New Roman"/>
        </w:rPr>
        <w:t>long-term monitoring equipment</w:t>
      </w:r>
      <w:r w:rsidR="00F8363F">
        <w:rPr>
          <w:rFonts w:ascii="Times New Roman" w:hAnsi="Times New Roman" w:cs="Times New Roman"/>
        </w:rPr>
        <w:t xml:space="preserve"> as described in ___</w:t>
      </w:r>
      <w:r w:rsidR="00632BF4">
        <w:rPr>
          <w:rFonts w:ascii="Times New Roman" w:hAnsi="Times New Roman" w:cs="Times New Roman"/>
        </w:rPr>
        <w:t xml:space="preserve"> </w:t>
      </w:r>
      <w:r w:rsidRPr="000D0EEA">
        <w:rPr>
          <w:rFonts w:ascii="Times New Roman" w:hAnsi="Times New Roman" w:cs="Times New Roman"/>
        </w:rPr>
        <w:t xml:space="preserve">is </w:t>
      </w:r>
      <w:r w:rsidR="00632BF4">
        <w:rPr>
          <w:rFonts w:ascii="Times New Roman" w:hAnsi="Times New Roman" w:cs="Times New Roman"/>
        </w:rPr>
        <w:t>unfeasible</w:t>
      </w:r>
      <w:r w:rsidRPr="000D0EEA">
        <w:rPr>
          <w:rFonts w:ascii="Times New Roman" w:hAnsi="Times New Roman" w:cs="Times New Roman"/>
        </w:rPr>
        <w:t xml:space="preserve">. </w:t>
      </w:r>
      <w:r w:rsidR="007661F9">
        <w:rPr>
          <w:rFonts w:ascii="Times New Roman" w:hAnsi="Times New Roman" w:cs="Times New Roman"/>
        </w:rPr>
        <w:t xml:space="preserve">Using this logic, producing long-term climate information is also impossible. </w:t>
      </w:r>
      <w:r w:rsidR="00F8363F">
        <w:rPr>
          <w:rFonts w:ascii="Times New Roman" w:hAnsi="Times New Roman" w:cs="Times New Roman"/>
        </w:rPr>
        <w:t xml:space="preserve">Besides, the focus of forest inventories is often to quantify and track how trees and stands change over time. </w:t>
      </w:r>
      <w:r w:rsidRPr="000D0EEA">
        <w:rPr>
          <w:rFonts w:ascii="Times New Roman" w:hAnsi="Times New Roman" w:cs="Times New Roman"/>
        </w:rPr>
        <w:t xml:space="preserve">Despite </w:t>
      </w:r>
      <w:r w:rsidR="00F8363F">
        <w:rPr>
          <w:rFonts w:ascii="Times New Roman" w:hAnsi="Times New Roman" w:cs="Times New Roman"/>
        </w:rPr>
        <w:t xml:space="preserve">the </w:t>
      </w:r>
      <w:r w:rsidR="00632BF4">
        <w:rPr>
          <w:rFonts w:ascii="Times New Roman" w:hAnsi="Times New Roman" w:cs="Times New Roman"/>
        </w:rPr>
        <w:t xml:space="preserve">existing </w:t>
      </w:r>
      <w:r w:rsidRPr="000D0EEA">
        <w:rPr>
          <w:rFonts w:ascii="Times New Roman" w:hAnsi="Times New Roman" w:cs="Times New Roman"/>
        </w:rPr>
        <w:t xml:space="preserve">information gaps, forest inventories </w:t>
      </w:r>
      <w:r>
        <w:rPr>
          <w:rFonts w:ascii="Times New Roman" w:hAnsi="Times New Roman" w:cs="Times New Roman"/>
        </w:rPr>
        <w:t xml:space="preserve">still provide critical information about tree and stand characteristics, which is why forest studies and management </w:t>
      </w:r>
      <w:r w:rsidR="004772EA">
        <w:rPr>
          <w:rFonts w:ascii="Times New Roman" w:hAnsi="Times New Roman" w:cs="Times New Roman"/>
        </w:rPr>
        <w:t xml:space="preserve">continue to </w:t>
      </w:r>
      <w:r>
        <w:rPr>
          <w:rFonts w:ascii="Times New Roman" w:hAnsi="Times New Roman" w:cs="Times New Roman"/>
        </w:rPr>
        <w:t xml:space="preserve">rely on traditional forest inventories. </w:t>
      </w:r>
    </w:p>
    <w:p w14:paraId="19F31940" w14:textId="5AA6EA62" w:rsidR="005779AB" w:rsidRPr="000D0EEA" w:rsidRDefault="005779AB" w:rsidP="000D0EEA">
      <w:pPr>
        <w:rPr>
          <w:rFonts w:ascii="Times New Roman" w:hAnsi="Times New Roman" w:cs="Times New Roman"/>
        </w:rPr>
      </w:pPr>
      <w:r>
        <w:rPr>
          <w:rFonts w:ascii="Times New Roman" w:hAnsi="Times New Roman" w:cs="Times New Roman"/>
        </w:rPr>
        <w:tab/>
      </w:r>
      <w:r w:rsidR="00F8363F">
        <w:rPr>
          <w:rFonts w:ascii="Times New Roman" w:hAnsi="Times New Roman" w:cs="Times New Roman"/>
        </w:rPr>
        <w:t>In instances where environmental data is desired, the</w:t>
      </w:r>
      <w:r>
        <w:rPr>
          <w:rFonts w:ascii="Times New Roman" w:hAnsi="Times New Roman" w:cs="Times New Roman"/>
        </w:rPr>
        <w:t xml:space="preserve"> information gaps of operational forest inventories can be </w:t>
      </w:r>
      <w:r w:rsidR="00F8363F">
        <w:rPr>
          <w:rFonts w:ascii="Times New Roman" w:hAnsi="Times New Roman" w:cs="Times New Roman"/>
        </w:rPr>
        <w:t>filled</w:t>
      </w:r>
      <w:r>
        <w:rPr>
          <w:rFonts w:ascii="Times New Roman" w:hAnsi="Times New Roman" w:cs="Times New Roman"/>
        </w:rPr>
        <w:t xml:space="preserve"> through the incorporation of geospatial data</w:t>
      </w:r>
      <w:r w:rsidR="004772EA">
        <w:rPr>
          <w:rFonts w:ascii="Times New Roman" w:hAnsi="Times New Roman" w:cs="Times New Roman"/>
        </w:rPr>
        <w:t xml:space="preserve">. </w:t>
      </w:r>
      <w:r w:rsidR="00AA76D5">
        <w:rPr>
          <w:rFonts w:ascii="Times New Roman" w:hAnsi="Times New Roman" w:cs="Times New Roman"/>
        </w:rPr>
        <w:t>Geospatial data provide</w:t>
      </w:r>
      <w:r w:rsidR="00F8363F">
        <w:rPr>
          <w:rFonts w:ascii="Times New Roman" w:hAnsi="Times New Roman" w:cs="Times New Roman"/>
        </w:rPr>
        <w:t>s</w:t>
      </w:r>
      <w:r w:rsidR="00AA76D5">
        <w:rPr>
          <w:rFonts w:ascii="Times New Roman" w:hAnsi="Times New Roman" w:cs="Times New Roman"/>
        </w:rPr>
        <w:t xml:space="preserve"> a variety of </w:t>
      </w:r>
      <w:r w:rsidR="00F8363F">
        <w:rPr>
          <w:rFonts w:ascii="Times New Roman" w:hAnsi="Times New Roman" w:cs="Times New Roman"/>
        </w:rPr>
        <w:t>continuously monitored</w:t>
      </w:r>
      <w:r w:rsidR="00AA76D5">
        <w:rPr>
          <w:rFonts w:ascii="Times New Roman" w:hAnsi="Times New Roman" w:cs="Times New Roman"/>
        </w:rPr>
        <w:t xml:space="preserve"> information, including environmental data and metrics</w:t>
      </w:r>
      <w:r w:rsidR="00AA76D5" w:rsidRPr="00AA76D5">
        <w:rPr>
          <w:rFonts w:ascii="Times New Roman" w:hAnsi="Times New Roman" w:cs="Times New Roman"/>
        </w:rPr>
        <w:t xml:space="preserve"> best captured via remotely sensed methods. </w:t>
      </w:r>
      <w:r w:rsidR="00F8363F">
        <w:rPr>
          <w:rFonts w:ascii="Times New Roman" w:hAnsi="Times New Roman" w:cs="Times New Roman"/>
        </w:rPr>
        <w:t>An example of the latter is</w:t>
      </w:r>
      <w:r w:rsidR="00AA76D5" w:rsidRPr="00AA76D5">
        <w:rPr>
          <w:rFonts w:ascii="Times New Roman" w:hAnsi="Times New Roman" w:cs="Times New Roman"/>
        </w:rPr>
        <w:t xml:space="preserve"> the Normalized Difference Vegetation Index</w:t>
      </w:r>
      <w:r w:rsidR="00F8363F">
        <w:rPr>
          <w:rFonts w:ascii="Times New Roman" w:hAnsi="Times New Roman" w:cs="Times New Roman"/>
        </w:rPr>
        <w:t>, which</w:t>
      </w:r>
      <w:r w:rsidR="00AA76D5" w:rsidRPr="00AA76D5">
        <w:rPr>
          <w:rFonts w:ascii="Times New Roman" w:hAnsi="Times New Roman" w:cs="Times New Roman"/>
        </w:rPr>
        <w:t xml:space="preserve"> is a commonly used metric that is calculated from </w:t>
      </w:r>
      <w:r w:rsidR="00F8363F">
        <w:rPr>
          <w:rFonts w:ascii="Times New Roman" w:hAnsi="Times New Roman" w:cs="Times New Roman"/>
        </w:rPr>
        <w:t xml:space="preserve">Landsat’s </w:t>
      </w:r>
      <w:r w:rsidR="00AA76D5" w:rsidRPr="00AA76D5">
        <w:rPr>
          <w:rFonts w:ascii="Times New Roman" w:hAnsi="Times New Roman" w:cs="Times New Roman"/>
        </w:rPr>
        <w:t>multi-spectral bands.</w:t>
      </w:r>
      <w:r w:rsidR="00AA76D5">
        <w:rPr>
          <w:rFonts w:ascii="Times New Roman" w:hAnsi="Times New Roman" w:cs="Times New Roman"/>
        </w:rPr>
        <w:t xml:space="preserve"> However, one of the </w:t>
      </w:r>
      <w:r w:rsidR="00224ED6">
        <w:rPr>
          <w:rFonts w:ascii="Times New Roman" w:hAnsi="Times New Roman" w:cs="Times New Roman"/>
        </w:rPr>
        <w:t xml:space="preserve">most notable </w:t>
      </w:r>
      <w:r w:rsidR="00AA76D5">
        <w:rPr>
          <w:rFonts w:ascii="Times New Roman" w:hAnsi="Times New Roman" w:cs="Times New Roman"/>
        </w:rPr>
        <w:t xml:space="preserve">strengths of geospatial </w:t>
      </w:r>
      <w:r w:rsidR="00EF33E2">
        <w:rPr>
          <w:rFonts w:ascii="Times New Roman" w:hAnsi="Times New Roman" w:cs="Times New Roman"/>
        </w:rPr>
        <w:t>data</w:t>
      </w:r>
      <w:r w:rsidR="00AA76D5">
        <w:rPr>
          <w:rFonts w:ascii="Times New Roman" w:hAnsi="Times New Roman" w:cs="Times New Roman"/>
        </w:rPr>
        <w:t xml:space="preserve"> is </w:t>
      </w:r>
      <w:r w:rsidR="00224ED6">
        <w:rPr>
          <w:rFonts w:ascii="Times New Roman" w:hAnsi="Times New Roman" w:cs="Times New Roman"/>
        </w:rPr>
        <w:t xml:space="preserve">its </w:t>
      </w:r>
      <w:r w:rsidR="00776DE6">
        <w:rPr>
          <w:rFonts w:ascii="Times New Roman" w:hAnsi="Times New Roman" w:cs="Times New Roman"/>
        </w:rPr>
        <w:t xml:space="preserve">temporally and </w:t>
      </w:r>
      <w:r w:rsidR="00AA76D5">
        <w:rPr>
          <w:rFonts w:ascii="Times New Roman" w:hAnsi="Times New Roman" w:cs="Times New Roman"/>
        </w:rPr>
        <w:t xml:space="preserve">spatially </w:t>
      </w:r>
      <w:r w:rsidR="00224ED6">
        <w:rPr>
          <w:rFonts w:ascii="Times New Roman" w:hAnsi="Times New Roman" w:cs="Times New Roman"/>
        </w:rPr>
        <w:t>continuity</w:t>
      </w:r>
      <w:r w:rsidR="00AA76D5">
        <w:rPr>
          <w:rFonts w:ascii="Times New Roman" w:hAnsi="Times New Roman" w:cs="Times New Roman"/>
        </w:rPr>
        <w:t xml:space="preserve"> </w:t>
      </w:r>
      <w:r w:rsidR="00E70B3F">
        <w:rPr>
          <w:rFonts w:ascii="Times New Roman" w:hAnsi="Times New Roman" w:cs="Times New Roman"/>
        </w:rPr>
        <w:t xml:space="preserve">over large </w:t>
      </w:r>
      <w:r w:rsidR="00776DE6">
        <w:rPr>
          <w:rFonts w:ascii="Times New Roman" w:hAnsi="Times New Roman" w:cs="Times New Roman"/>
        </w:rPr>
        <w:t>area</w:t>
      </w:r>
      <w:r w:rsidR="00224ED6">
        <w:rPr>
          <w:rFonts w:ascii="Times New Roman" w:hAnsi="Times New Roman" w:cs="Times New Roman"/>
        </w:rPr>
        <w:t>s</w:t>
      </w:r>
      <w:r w:rsidR="00E70B3F">
        <w:rPr>
          <w:rFonts w:ascii="Times New Roman" w:hAnsi="Times New Roman" w:cs="Times New Roman"/>
        </w:rPr>
        <w:t xml:space="preserve">, </w:t>
      </w:r>
      <w:r w:rsidR="00776DE6">
        <w:rPr>
          <w:rFonts w:ascii="Times New Roman" w:hAnsi="Times New Roman" w:cs="Times New Roman"/>
        </w:rPr>
        <w:t>including both</w:t>
      </w:r>
      <w:r w:rsidR="00EF33E2">
        <w:rPr>
          <w:rFonts w:ascii="Times New Roman" w:hAnsi="Times New Roman" w:cs="Times New Roman"/>
        </w:rPr>
        <w:t xml:space="preserve"> </w:t>
      </w:r>
      <w:r w:rsidR="00E70B3F">
        <w:rPr>
          <w:rFonts w:ascii="Times New Roman" w:hAnsi="Times New Roman" w:cs="Times New Roman"/>
        </w:rPr>
        <w:t>national and global</w:t>
      </w:r>
      <w:r w:rsidR="00EF33E2">
        <w:rPr>
          <w:rFonts w:ascii="Times New Roman" w:hAnsi="Times New Roman" w:cs="Times New Roman"/>
        </w:rPr>
        <w:t xml:space="preserve"> scales</w:t>
      </w:r>
      <w:r w:rsidR="007661F9">
        <w:rPr>
          <w:rFonts w:ascii="Times New Roman" w:hAnsi="Times New Roman" w:cs="Times New Roman"/>
        </w:rPr>
        <w:t>, which can be exploited to complement existing forest inventories</w:t>
      </w:r>
      <w:r w:rsidR="00AA76D5">
        <w:rPr>
          <w:rFonts w:ascii="Times New Roman" w:hAnsi="Times New Roman" w:cs="Times New Roman"/>
        </w:rPr>
        <w:t xml:space="preserve">. </w:t>
      </w:r>
      <w:r w:rsidR="007661F9">
        <w:rPr>
          <w:rFonts w:ascii="Times New Roman" w:hAnsi="Times New Roman" w:cs="Times New Roman"/>
        </w:rPr>
        <w:t xml:space="preserve">Not only does this mean that geospatial data exists for all plot locations, </w:t>
      </w:r>
      <w:r w:rsidR="002F7C35">
        <w:rPr>
          <w:rFonts w:ascii="Times New Roman" w:hAnsi="Times New Roman" w:cs="Times New Roman"/>
        </w:rPr>
        <w:t>but geospatial data may also</w:t>
      </w:r>
      <w:r w:rsidR="007661F9">
        <w:rPr>
          <w:rFonts w:ascii="Times New Roman" w:hAnsi="Times New Roman" w:cs="Times New Roman"/>
        </w:rPr>
        <w:t xml:space="preserve"> be matched based off inventory year and provide temporally</w:t>
      </w:r>
      <w:r w:rsidR="00122224">
        <w:rPr>
          <w:rFonts w:ascii="Times New Roman" w:hAnsi="Times New Roman" w:cs="Times New Roman"/>
        </w:rPr>
        <w:t xml:space="preserve"> </w:t>
      </w:r>
      <w:r w:rsidR="00122224" w:rsidRPr="00122224">
        <w:rPr>
          <w:rFonts w:ascii="Times New Roman" w:hAnsi="Times New Roman" w:cs="Times New Roman"/>
        </w:rPr>
        <w:t xml:space="preserve">synchronized </w:t>
      </w:r>
      <w:r w:rsidR="00122224">
        <w:rPr>
          <w:rFonts w:ascii="Times New Roman" w:hAnsi="Times New Roman" w:cs="Times New Roman"/>
        </w:rPr>
        <w:t>data.</w:t>
      </w:r>
      <w:r w:rsidR="007661F9">
        <w:rPr>
          <w:rFonts w:ascii="Times New Roman" w:hAnsi="Times New Roman" w:cs="Times New Roman"/>
        </w:rPr>
        <w:t xml:space="preserve"> </w:t>
      </w:r>
      <w:r w:rsidR="004772EA">
        <w:rPr>
          <w:rFonts w:ascii="Times New Roman" w:hAnsi="Times New Roman" w:cs="Times New Roman"/>
        </w:rPr>
        <w:t xml:space="preserve">Many studies have </w:t>
      </w:r>
      <w:r w:rsidR="007946FB">
        <w:rPr>
          <w:rFonts w:ascii="Times New Roman" w:hAnsi="Times New Roman" w:cs="Times New Roman"/>
        </w:rPr>
        <w:t xml:space="preserve">exploited this feature and </w:t>
      </w:r>
      <w:r w:rsidR="00434ABB">
        <w:rPr>
          <w:rFonts w:ascii="Times New Roman" w:hAnsi="Times New Roman" w:cs="Times New Roman"/>
        </w:rPr>
        <w:t xml:space="preserve">combined </w:t>
      </w:r>
      <w:r w:rsidR="00776DE6">
        <w:rPr>
          <w:rFonts w:ascii="Times New Roman" w:hAnsi="Times New Roman" w:cs="Times New Roman"/>
        </w:rPr>
        <w:t xml:space="preserve">ground-based </w:t>
      </w:r>
      <w:r w:rsidR="00434ABB">
        <w:rPr>
          <w:rFonts w:ascii="Times New Roman" w:hAnsi="Times New Roman" w:cs="Times New Roman"/>
        </w:rPr>
        <w:t>forest</w:t>
      </w:r>
      <w:r w:rsidR="004772EA">
        <w:rPr>
          <w:rFonts w:ascii="Times New Roman" w:hAnsi="Times New Roman" w:cs="Times New Roman"/>
        </w:rPr>
        <w:t xml:space="preserve"> </w:t>
      </w:r>
      <w:r w:rsidR="00434ABB">
        <w:rPr>
          <w:rFonts w:ascii="Times New Roman" w:hAnsi="Times New Roman" w:cs="Times New Roman"/>
        </w:rPr>
        <w:t xml:space="preserve">inventories with </w:t>
      </w:r>
      <w:r w:rsidR="004772EA">
        <w:rPr>
          <w:rFonts w:ascii="Times New Roman" w:hAnsi="Times New Roman" w:cs="Times New Roman"/>
        </w:rPr>
        <w:t>existing geospatial data</w:t>
      </w:r>
      <w:r w:rsidR="005E3B16">
        <w:rPr>
          <w:rFonts w:ascii="Times New Roman" w:hAnsi="Times New Roman" w:cs="Times New Roman"/>
        </w:rPr>
        <w:t>. Combining the two data</w:t>
      </w:r>
      <w:r w:rsidR="002F7C35">
        <w:rPr>
          <w:rFonts w:ascii="Times New Roman" w:hAnsi="Times New Roman" w:cs="Times New Roman"/>
        </w:rPr>
        <w:t xml:space="preserve"> sources </w:t>
      </w:r>
      <w:r w:rsidR="007946FB">
        <w:rPr>
          <w:rFonts w:ascii="Times New Roman" w:hAnsi="Times New Roman" w:cs="Times New Roman"/>
        </w:rPr>
        <w:t>allow</w:t>
      </w:r>
      <w:r w:rsidR="005E3B16">
        <w:rPr>
          <w:rFonts w:ascii="Times New Roman" w:hAnsi="Times New Roman" w:cs="Times New Roman"/>
        </w:rPr>
        <w:t>s</w:t>
      </w:r>
      <w:r w:rsidR="007946FB">
        <w:rPr>
          <w:rFonts w:ascii="Times New Roman" w:hAnsi="Times New Roman" w:cs="Times New Roman"/>
        </w:rPr>
        <w:t xml:space="preserve"> for a</w:t>
      </w:r>
      <w:r w:rsidR="00EF33E2">
        <w:rPr>
          <w:rFonts w:ascii="Times New Roman" w:hAnsi="Times New Roman" w:cs="Times New Roman"/>
        </w:rPr>
        <w:t xml:space="preserve"> </w:t>
      </w:r>
      <w:r w:rsidR="00801ADA">
        <w:rPr>
          <w:rFonts w:ascii="Times New Roman" w:hAnsi="Times New Roman" w:cs="Times New Roman"/>
        </w:rPr>
        <w:t>more complete</w:t>
      </w:r>
      <w:r w:rsidR="00EF33E2">
        <w:rPr>
          <w:rFonts w:ascii="Times New Roman" w:hAnsi="Times New Roman" w:cs="Times New Roman"/>
        </w:rPr>
        <w:t xml:space="preserve"> understanding of forest systems and </w:t>
      </w:r>
      <w:r w:rsidR="007946FB">
        <w:rPr>
          <w:rFonts w:ascii="Times New Roman" w:hAnsi="Times New Roman" w:cs="Times New Roman"/>
        </w:rPr>
        <w:t>improved</w:t>
      </w:r>
      <w:r w:rsidR="00EF33E2">
        <w:rPr>
          <w:rFonts w:ascii="Times New Roman" w:hAnsi="Times New Roman" w:cs="Times New Roman"/>
        </w:rPr>
        <w:t xml:space="preserve"> </w:t>
      </w:r>
      <w:r w:rsidR="00902020">
        <w:rPr>
          <w:rFonts w:ascii="Times New Roman" w:hAnsi="Times New Roman" w:cs="Times New Roman"/>
        </w:rPr>
        <w:t>estimation</w:t>
      </w:r>
      <w:r w:rsidR="00EF33E2">
        <w:rPr>
          <w:rFonts w:ascii="Times New Roman" w:hAnsi="Times New Roman" w:cs="Times New Roman"/>
        </w:rPr>
        <w:t xml:space="preserve"> of </w:t>
      </w:r>
      <w:r w:rsidR="00434ABB">
        <w:rPr>
          <w:rFonts w:ascii="Times New Roman" w:hAnsi="Times New Roman" w:cs="Times New Roman"/>
        </w:rPr>
        <w:t xml:space="preserve">forest health, biomass, and other </w:t>
      </w:r>
      <w:r w:rsidR="00902020">
        <w:rPr>
          <w:rFonts w:ascii="Times New Roman" w:hAnsi="Times New Roman" w:cs="Times New Roman"/>
        </w:rPr>
        <w:t>climate drivers</w:t>
      </w:r>
      <w:r w:rsidR="002F7C35">
        <w:rPr>
          <w:rFonts w:ascii="Times New Roman" w:hAnsi="Times New Roman" w:cs="Times New Roman"/>
        </w:rPr>
        <w:t>,</w:t>
      </w:r>
      <w:r w:rsidR="00A81A3E">
        <w:rPr>
          <w:rFonts w:ascii="Times New Roman" w:hAnsi="Times New Roman" w:cs="Times New Roman"/>
        </w:rPr>
        <w:t xml:space="preserve"> especially at large scale</w:t>
      </w:r>
      <w:r w:rsidR="00902020">
        <w:rPr>
          <w:rFonts w:ascii="Times New Roman" w:hAnsi="Times New Roman" w:cs="Times New Roman"/>
        </w:rPr>
        <w:t>s</w:t>
      </w:r>
      <w:r w:rsidR="00C61DBF">
        <w:rPr>
          <w:rFonts w:ascii="Times New Roman" w:hAnsi="Times New Roman" w:cs="Times New Roman"/>
        </w:rPr>
        <w:t xml:space="preserve"> that would</w:t>
      </w:r>
      <w:r w:rsidR="00902020">
        <w:rPr>
          <w:rFonts w:ascii="Times New Roman" w:hAnsi="Times New Roman" w:cs="Times New Roman"/>
        </w:rPr>
        <w:t xml:space="preserve"> be impossible without </w:t>
      </w:r>
      <w:r w:rsidR="002F7C35">
        <w:rPr>
          <w:rFonts w:ascii="Times New Roman" w:hAnsi="Times New Roman" w:cs="Times New Roman"/>
        </w:rPr>
        <w:t>the addition of</w:t>
      </w:r>
      <w:r w:rsidR="00902020">
        <w:rPr>
          <w:rFonts w:ascii="Times New Roman" w:hAnsi="Times New Roman" w:cs="Times New Roman"/>
        </w:rPr>
        <w:t xml:space="preserve"> geospatial data</w:t>
      </w:r>
      <w:r w:rsidR="00434ABB">
        <w:rPr>
          <w:rFonts w:ascii="Times New Roman" w:hAnsi="Times New Roman" w:cs="Times New Roman"/>
        </w:rPr>
        <w:t xml:space="preserve">. </w:t>
      </w:r>
    </w:p>
    <w:p w14:paraId="7E8B4F4E" w14:textId="77777777" w:rsidR="000D0EEA" w:rsidRDefault="000D0EEA">
      <w:pPr>
        <w:rPr>
          <w:rFonts w:ascii="Times New Roman" w:hAnsi="Times New Roman" w:cs="Times New Roman"/>
        </w:rPr>
      </w:pPr>
    </w:p>
    <w:p w14:paraId="3CF712BB" w14:textId="2040189B" w:rsidR="009E7236" w:rsidRDefault="009E7236">
      <w:pPr>
        <w:rPr>
          <w:rFonts w:ascii="Times New Roman" w:hAnsi="Times New Roman" w:cs="Times New Roman"/>
        </w:rPr>
      </w:pPr>
      <w:r>
        <w:rPr>
          <w:rFonts w:ascii="Times New Roman" w:hAnsi="Times New Roman" w:cs="Times New Roman"/>
        </w:rPr>
        <w:t>Intro 3.</w:t>
      </w:r>
    </w:p>
    <w:p w14:paraId="44F9F597" w14:textId="3989AB7E" w:rsidR="002D13EA" w:rsidRPr="002D13EA" w:rsidRDefault="002D13EA" w:rsidP="002D13EA">
      <w:pPr>
        <w:rPr>
          <w:rFonts w:ascii="Times New Roman" w:hAnsi="Times New Roman" w:cs="Times New Roman"/>
        </w:rPr>
      </w:pPr>
      <w:r w:rsidRPr="002D13EA">
        <w:rPr>
          <w:rFonts w:ascii="Times New Roman" w:hAnsi="Times New Roman" w:cs="Times New Roman"/>
        </w:rPr>
        <w:t xml:space="preserve">Forests are complex, highly variable systems whose structure and dynamics are shaped by environmental conditions that are often difficult to measure at meaningful spatial scales. Operational inventories, like national forest inventories, aim to capture tree and stand characteristics at large scales and with high detail, but typically do not provide detailed environmental data, despite their known influence on forest systems. They are excluded because collection methods to produce long-term environmental data are time-consuming and </w:t>
      </w:r>
      <w:r w:rsidR="00E907CD" w:rsidRPr="002D13EA">
        <w:rPr>
          <w:rFonts w:ascii="Times New Roman" w:hAnsi="Times New Roman" w:cs="Times New Roman"/>
        </w:rPr>
        <w:t>expensive</w:t>
      </w:r>
      <w:r w:rsidRPr="002D13EA">
        <w:rPr>
          <w:rFonts w:ascii="Times New Roman" w:hAnsi="Times New Roman" w:cs="Times New Roman"/>
        </w:rPr>
        <w:t xml:space="preserve"> for small areas </w:t>
      </w:r>
      <w:r w:rsidR="00E907CD">
        <w:rPr>
          <w:rFonts w:ascii="Times New Roman" w:hAnsi="Times New Roman" w:cs="Times New Roman"/>
        </w:rPr>
        <w:t>and</w:t>
      </w:r>
      <w:r w:rsidRPr="002D13EA">
        <w:rPr>
          <w:rFonts w:ascii="Times New Roman" w:hAnsi="Times New Roman" w:cs="Times New Roman"/>
        </w:rPr>
        <w:t xml:space="preserve"> impossible for large scale forest inventories. Besides, the goal of many forest inventories is to provide tree and stand-level measurements, not environmental information. Foresters who wish to include environmental data within their studies or management plans have filled these information gaps with the help of geospatial data. Geospatial data not only efficiently provides continuously monitored, long-term environmental or climate data, but it also provides metrics best captured via remotely sensed methods, such as the Normalized Difference Vegetation Index, a commonly used variable calculated from Landsat’s multi-spectral bands. The most notable strength of geospatial data is its temporal and spatial continuity over large areas, which allows for easy integration into forest inventories. While existing forest inventories remain a crucial part of a forester’s toolbox, estimations of forest health, biomass, and disturbance, and climate drivers are improved with the inclusion of geospatial data.</w:t>
      </w:r>
    </w:p>
    <w:p w14:paraId="625AC94D" w14:textId="77777777" w:rsidR="00490E5B" w:rsidRDefault="00490E5B">
      <w:pPr>
        <w:rPr>
          <w:rFonts w:ascii="Times New Roman" w:hAnsi="Times New Roman" w:cs="Times New Roman"/>
        </w:rPr>
      </w:pPr>
    </w:p>
    <w:p w14:paraId="07AA9E8E" w14:textId="639EE8ED" w:rsidR="00294971" w:rsidRDefault="00490E5B">
      <w:pPr>
        <w:rPr>
          <w:rFonts w:ascii="Times New Roman" w:hAnsi="Times New Roman" w:cs="Times New Roman"/>
        </w:rPr>
      </w:pPr>
      <w:r w:rsidRPr="004C55BE">
        <w:rPr>
          <w:rFonts w:ascii="Times New Roman" w:hAnsi="Times New Roman" w:cs="Times New Roman"/>
        </w:rPr>
        <w:t>An example of the latter is the Normalized Difference Vegetation Index, a commonly used metric calculated from Landsat’s multi-spectral bands.</w:t>
      </w:r>
    </w:p>
    <w:p w14:paraId="12245B05" w14:textId="5902BD1D" w:rsidR="009B4A8D" w:rsidRDefault="009E7236" w:rsidP="009E7236">
      <w:pPr>
        <w:rPr>
          <w:rFonts w:ascii="Times New Roman" w:hAnsi="Times New Roman" w:cs="Times New Roman"/>
        </w:rPr>
      </w:pPr>
      <w:r w:rsidRPr="009E7236">
        <w:rPr>
          <w:rFonts w:ascii="Times New Roman" w:hAnsi="Times New Roman" w:cs="Times New Roman"/>
        </w:rPr>
        <w:t>Forests cover roughly 1/3 of earth's land area</w:t>
      </w:r>
      <w:r w:rsidR="009B4A8D">
        <w:rPr>
          <w:rFonts w:ascii="Times New Roman" w:hAnsi="Times New Roman" w:cs="Times New Roman"/>
        </w:rPr>
        <w:t xml:space="preserve"> and exist in a wide range of environmental conditions, which lead to equally diverse forest ecosystems. The combination of diverse forest ecosystems and the sheer scale of forests can make them incredibly challenging to study. While it is well established that a forest’s environmental conditions, such as average temperatures or precipitation, are significant influences on said forest’s composition and structural development, </w:t>
      </w:r>
      <w:r w:rsidR="00CD185C">
        <w:rPr>
          <w:rFonts w:ascii="Times New Roman" w:hAnsi="Times New Roman" w:cs="Times New Roman"/>
        </w:rPr>
        <w:t xml:space="preserve">environmental data is often excluded from operational forest inventories, which serve as </w:t>
      </w:r>
      <w:r w:rsidR="00A959A6">
        <w:rPr>
          <w:rFonts w:ascii="Times New Roman" w:hAnsi="Times New Roman" w:cs="Times New Roman"/>
        </w:rPr>
        <w:t xml:space="preserve">the </w:t>
      </w:r>
      <w:r w:rsidR="00BF3B1A">
        <w:rPr>
          <w:rFonts w:ascii="Times New Roman" w:hAnsi="Times New Roman" w:cs="Times New Roman"/>
        </w:rPr>
        <w:t>foundation</w:t>
      </w:r>
      <w:r w:rsidR="00CD185C">
        <w:rPr>
          <w:rFonts w:ascii="Times New Roman" w:hAnsi="Times New Roman" w:cs="Times New Roman"/>
        </w:rPr>
        <w:t xml:space="preserve"> </w:t>
      </w:r>
      <w:r w:rsidR="004C1DA8">
        <w:rPr>
          <w:rFonts w:ascii="Times New Roman" w:hAnsi="Times New Roman" w:cs="Times New Roman"/>
        </w:rPr>
        <w:t>for</w:t>
      </w:r>
      <w:r w:rsidR="00CD185C">
        <w:rPr>
          <w:rFonts w:ascii="Times New Roman" w:hAnsi="Times New Roman" w:cs="Times New Roman"/>
        </w:rPr>
        <w:t xml:space="preserve"> forest studies and management</w:t>
      </w:r>
      <w:r w:rsidR="009B4A8D">
        <w:rPr>
          <w:rFonts w:ascii="Times New Roman" w:hAnsi="Times New Roman" w:cs="Times New Roman"/>
        </w:rPr>
        <w:t xml:space="preserve">. </w:t>
      </w:r>
      <w:r w:rsidR="004C1DA8">
        <w:rPr>
          <w:rFonts w:ascii="Times New Roman" w:hAnsi="Times New Roman" w:cs="Times New Roman"/>
        </w:rPr>
        <w:t xml:space="preserve">Environmental variables are largely excluded from inventories because collecting the data to generate metrics like average daily temperatures or average annual precipitation would require forest technicians to conduct daily plot visits, or maintain long-term continuous monitoring equipment, or a combination of both. For inventories conducted on large scales, such as nationwide forest inventories, either approach is unfeasible. Besides, </w:t>
      </w:r>
      <w:r w:rsidR="004C1DA8" w:rsidRPr="009E7236">
        <w:rPr>
          <w:rFonts w:ascii="Times New Roman" w:hAnsi="Times New Roman" w:cs="Times New Roman"/>
        </w:rPr>
        <w:t xml:space="preserve">environmental data goes beyond a forest inventory's goal, which </w:t>
      </w:r>
      <w:r w:rsidR="004C1DA8">
        <w:rPr>
          <w:rFonts w:ascii="Times New Roman" w:hAnsi="Times New Roman" w:cs="Times New Roman"/>
        </w:rPr>
        <w:t>aims</w:t>
      </w:r>
      <w:r w:rsidR="004C1DA8" w:rsidRPr="009E7236">
        <w:rPr>
          <w:rFonts w:ascii="Times New Roman" w:hAnsi="Times New Roman" w:cs="Times New Roman"/>
        </w:rPr>
        <w:t xml:space="preserve"> to capture tree and stand level characteristics.</w:t>
      </w:r>
      <w:r w:rsidR="004C1DA8">
        <w:rPr>
          <w:rFonts w:ascii="Times New Roman" w:hAnsi="Times New Roman" w:cs="Times New Roman"/>
        </w:rPr>
        <w:t xml:space="preserve"> </w:t>
      </w:r>
      <w:r w:rsidR="00042000">
        <w:rPr>
          <w:rFonts w:ascii="Times New Roman" w:hAnsi="Times New Roman" w:cs="Times New Roman"/>
        </w:rPr>
        <w:t>However, as computing power increases and we shift to studying forests at larger scales, the environmental information gaps in forest inventories have been filled via geospatial data.</w:t>
      </w:r>
    </w:p>
    <w:p w14:paraId="3B5B6F22" w14:textId="22A795A3" w:rsidR="009E7236" w:rsidRPr="009E7236" w:rsidRDefault="009E7236" w:rsidP="009E7236">
      <w:pPr>
        <w:rPr>
          <w:rFonts w:ascii="Times New Roman" w:hAnsi="Times New Roman" w:cs="Times New Roman"/>
        </w:rPr>
      </w:pPr>
      <w:r w:rsidRPr="009E7236">
        <w:rPr>
          <w:rFonts w:ascii="Times New Roman" w:hAnsi="Times New Roman" w:cs="Times New Roman"/>
        </w:rPr>
        <w:lastRenderedPageBreak/>
        <w:t xml:space="preserve"> and </w:t>
      </w:r>
      <w:r w:rsidR="009B4A8D">
        <w:rPr>
          <w:rFonts w:ascii="Times New Roman" w:hAnsi="Times New Roman" w:cs="Times New Roman"/>
        </w:rPr>
        <w:t xml:space="preserve">contain a diverse spread of composition and developmental patterns. compositions and </w:t>
      </w:r>
      <w:r w:rsidRPr="009E7236">
        <w:rPr>
          <w:rFonts w:ascii="Times New Roman" w:hAnsi="Times New Roman" w:cs="Times New Roman"/>
        </w:rPr>
        <w:t>both between and within various forest ecosystems. Both the size and complexity of forests make the study of these systems a challenge. The differences between forests' structure and growth are largely due to the different environmental conditions that the forests live in. While it is well established that environmental factors significantly influence forest composition and growth, environmental variables are often not included in operational forest inventories. Collecting environmental variables via sampling plot designs is difficult, requiring a forest technician to conduct daily plot visits or deploy long-term continuous monitoring equipment (cite Canaans sunlight recording).  Both approaches would significantly increase the time needed to conduct a full inventory.  These methods become entirely unfeasible for large spatial or long temporal scales, like national forest inventories. Besides, environmental data goes beyond a forest inventory's goal, which is to capture tree and stand level characteristics. These tree and stand measurements are critical to understanding forest dynamics, which is why they are still foundational in forest studies and cannot be replaced. However, including environmental variables in studies deepens the current understanding of forest systems and dynamics. </w:t>
      </w:r>
    </w:p>
    <w:p w14:paraId="167C31FC" w14:textId="77777777" w:rsidR="009E7236" w:rsidRDefault="009E7236">
      <w:pPr>
        <w:rPr>
          <w:rFonts w:ascii="Times New Roman" w:hAnsi="Times New Roman" w:cs="Times New Roman"/>
        </w:rPr>
      </w:pPr>
    </w:p>
    <w:p w14:paraId="0B0A0B7D" w14:textId="7369F4D4" w:rsidR="00FF609C" w:rsidRDefault="00FF609C">
      <w:pPr>
        <w:rPr>
          <w:rFonts w:ascii="Times New Roman" w:hAnsi="Times New Roman" w:cs="Times New Roman"/>
        </w:rPr>
      </w:pPr>
      <w:r>
        <w:rPr>
          <w:rFonts w:ascii="Times New Roman" w:hAnsi="Times New Roman" w:cs="Times New Roman"/>
        </w:rPr>
        <w:t>Case study – version 2</w:t>
      </w:r>
    </w:p>
    <w:p w14:paraId="1D25A61C" w14:textId="77777777" w:rsidR="00AB5747" w:rsidRDefault="00FF609C" w:rsidP="00FF609C">
      <w:pPr>
        <w:ind w:firstLine="720"/>
        <w:rPr>
          <w:rFonts w:ascii="Times New Roman" w:hAnsi="Times New Roman" w:cs="Times New Roman"/>
        </w:rPr>
      </w:pPr>
      <w:r>
        <w:rPr>
          <w:rFonts w:ascii="Times New Roman" w:hAnsi="Times New Roman" w:cs="Times New Roman"/>
        </w:rPr>
        <w:t xml:space="preserve">In this case study, we validate the point extraction modules created and quantified bias produced from the buffering modules while also demonstrating how the app can be used to complement existing operational inventories. The operational inventory used in this study is from the U.S.D.A.’s Forest Service Forest Inventory and Analysis Program’s long-term forest monitoring program, which is commonly used in forest studies because of its spatial and temporal breadth as both fitting and validation data. </w:t>
      </w:r>
    </w:p>
    <w:p w14:paraId="75D5E0B2" w14:textId="0B51F630" w:rsidR="00897130" w:rsidRDefault="00FE375B" w:rsidP="00897130">
      <w:pPr>
        <w:ind w:firstLine="720"/>
        <w:rPr>
          <w:rFonts w:ascii="Times New Roman" w:hAnsi="Times New Roman" w:cs="Times New Roman"/>
        </w:rPr>
      </w:pPr>
      <w:r>
        <w:rPr>
          <w:rFonts w:ascii="Times New Roman" w:hAnsi="Times New Roman" w:cs="Times New Roman"/>
        </w:rPr>
        <w:t>This national forest inventory consists</w:t>
      </w:r>
      <w:r w:rsidR="00AB5747">
        <w:rPr>
          <w:rFonts w:ascii="Times New Roman" w:hAnsi="Times New Roman" w:cs="Times New Roman"/>
        </w:rPr>
        <w:t xml:space="preserve"> of</w:t>
      </w:r>
      <w:r>
        <w:rPr>
          <w:rFonts w:ascii="Times New Roman" w:hAnsi="Times New Roman" w:cs="Times New Roman"/>
        </w:rPr>
        <w:t xml:space="preserve"> ~1 ac plots </w:t>
      </w:r>
      <w:r w:rsidR="00AB5747">
        <w:rPr>
          <w:rFonts w:ascii="Times New Roman" w:hAnsi="Times New Roman" w:cs="Times New Roman"/>
        </w:rPr>
        <w:t xml:space="preserve">with detailed tree- and stand-level measurements, resampled every 5 to 7 years. In order to preserve the integrity of this monitoring program, the plots’ recorded coordinates, denoted as plot center, are protected. Plots located on public lands have publicly available coordinates that are buffered between 0.5-1 miles from the actual plot coordinates. This study utilizes FIA data located in the following federally owned lands: </w:t>
      </w:r>
      <w:r w:rsidR="00AB5747" w:rsidRPr="00AB5747">
        <w:rPr>
          <w:rFonts w:ascii="Times New Roman" w:hAnsi="Times New Roman" w:cs="Times New Roman"/>
        </w:rPr>
        <w:t>Chattahoochee-Oconee</w:t>
      </w:r>
      <w:r w:rsidR="00AB5747">
        <w:rPr>
          <w:rFonts w:ascii="Times New Roman" w:hAnsi="Times New Roman" w:cs="Times New Roman"/>
        </w:rPr>
        <w:t xml:space="preserve"> National Forest</w:t>
      </w:r>
      <w:r w:rsidR="00AB5747" w:rsidRPr="00AB5747">
        <w:rPr>
          <w:rFonts w:ascii="Times New Roman" w:hAnsi="Times New Roman" w:cs="Times New Roman"/>
        </w:rPr>
        <w:t>, Cherokee</w:t>
      </w:r>
      <w:r w:rsidR="00AB5747">
        <w:rPr>
          <w:rFonts w:ascii="Times New Roman" w:hAnsi="Times New Roman" w:cs="Times New Roman"/>
        </w:rPr>
        <w:t xml:space="preserve"> National Forest</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Nantahala</w:t>
      </w:r>
      <w:r w:rsidR="00AB5747">
        <w:rPr>
          <w:rFonts w:ascii="Times New Roman" w:hAnsi="Times New Roman" w:cs="Times New Roman"/>
        </w:rPr>
        <w:t xml:space="preserve"> National Forest,</w:t>
      </w:r>
      <w:r w:rsidR="00AB5747" w:rsidRPr="00AB5747">
        <w:rPr>
          <w:rFonts w:ascii="Times New Roman" w:hAnsi="Times New Roman" w:cs="Times New Roman"/>
        </w:rPr>
        <w:t xml:space="preserve"> Pisgah</w:t>
      </w:r>
      <w:r w:rsidR="00AB5747">
        <w:rPr>
          <w:rFonts w:ascii="Times New Roman" w:hAnsi="Times New Roman" w:cs="Times New Roman"/>
        </w:rPr>
        <w:t xml:space="preserve"> National Forest</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George Washington-Jefferson</w:t>
      </w:r>
      <w:r w:rsidR="00AB5747">
        <w:rPr>
          <w:rFonts w:ascii="Times New Roman" w:hAnsi="Times New Roman" w:cs="Times New Roman"/>
        </w:rPr>
        <w:t xml:space="preserve"> National Forest,</w:t>
      </w:r>
      <w:r w:rsidR="00AB5747" w:rsidRPr="00AB5747">
        <w:rPr>
          <w:rFonts w:ascii="Times New Roman" w:hAnsi="Times New Roman" w:cs="Times New Roman"/>
        </w:rPr>
        <w:t xml:space="preserve"> Daniel Boone</w:t>
      </w:r>
      <w:r w:rsidR="00AB5747">
        <w:rPr>
          <w:rFonts w:ascii="Times New Roman" w:hAnsi="Times New Roman" w:cs="Times New Roman"/>
        </w:rPr>
        <w:t xml:space="preserve"> National Forest</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Monongahela</w:t>
      </w:r>
      <w:r w:rsidR="00AB5747">
        <w:rPr>
          <w:rFonts w:ascii="Times New Roman" w:hAnsi="Times New Roman" w:cs="Times New Roman"/>
        </w:rPr>
        <w:t xml:space="preserve"> National Forest</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Wayne</w:t>
      </w:r>
      <w:r w:rsidR="00AB5747">
        <w:rPr>
          <w:rFonts w:ascii="Times New Roman" w:hAnsi="Times New Roman" w:cs="Times New Roman"/>
        </w:rPr>
        <w:t xml:space="preserve"> National Forest</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Great Smoky Mountains</w:t>
      </w:r>
      <w:r w:rsidR="00AB5747">
        <w:rPr>
          <w:rFonts w:ascii="Times New Roman" w:hAnsi="Times New Roman" w:cs="Times New Roman"/>
        </w:rPr>
        <w:t xml:space="preserve"> National Park</w:t>
      </w:r>
      <w:r w:rsidR="00AB5747" w:rsidRPr="00AB5747">
        <w:rPr>
          <w:rFonts w:ascii="Times New Roman" w:hAnsi="Times New Roman" w:cs="Times New Roman"/>
        </w:rPr>
        <w:t>,</w:t>
      </w:r>
      <w:r w:rsidR="00AB5747">
        <w:rPr>
          <w:rFonts w:ascii="Times New Roman" w:hAnsi="Times New Roman" w:cs="Times New Roman"/>
        </w:rPr>
        <w:t xml:space="preserve"> </w:t>
      </w:r>
      <w:r w:rsidR="00AB5747" w:rsidRPr="00AB5747">
        <w:rPr>
          <w:rFonts w:ascii="Times New Roman" w:hAnsi="Times New Roman" w:cs="Times New Roman"/>
        </w:rPr>
        <w:t>Shenandoah</w:t>
      </w:r>
      <w:r w:rsidR="00AB5747">
        <w:rPr>
          <w:rFonts w:ascii="Times New Roman" w:hAnsi="Times New Roman" w:cs="Times New Roman"/>
        </w:rPr>
        <w:t xml:space="preserve"> National Park.</w:t>
      </w:r>
      <w:r w:rsidR="00897130">
        <w:rPr>
          <w:rFonts w:ascii="Times New Roman" w:hAnsi="Times New Roman" w:cs="Times New Roman"/>
        </w:rPr>
        <w:t xml:space="preserve"> We utilized the recorded elevation data from the FIA inventory to validate the point extraction methodology and obtained both the public and private plot coordinates to conduct the buffering method analyses. </w:t>
      </w:r>
    </w:p>
    <w:p w14:paraId="26138FD7" w14:textId="3CB9CDDD" w:rsidR="00E22B6F" w:rsidRPr="00E22B6F" w:rsidRDefault="00E22B6F" w:rsidP="00897130">
      <w:pPr>
        <w:ind w:firstLine="720"/>
        <w:rPr>
          <w:rFonts w:ascii="Times New Roman" w:hAnsi="Times New Roman" w:cs="Times New Roman"/>
        </w:rPr>
      </w:pPr>
      <w:r>
        <w:rPr>
          <w:rFonts w:ascii="Times New Roman" w:hAnsi="Times New Roman" w:cs="Times New Roman"/>
        </w:rPr>
        <w:t xml:space="preserve">For the point extraction validation, we extracted the pixel values of the raw FIA coordinates using the </w:t>
      </w:r>
      <w:r>
        <w:rPr>
          <w:rFonts w:ascii="Times New Roman" w:hAnsi="Times New Roman" w:cs="Times New Roman"/>
          <w:i/>
          <w:iCs/>
        </w:rPr>
        <w:t>point_extraction</w:t>
      </w:r>
      <w:r>
        <w:rPr>
          <w:rFonts w:ascii="Times New Roman" w:hAnsi="Times New Roman" w:cs="Times New Roman"/>
        </w:rPr>
        <w:t xml:space="preserve"> module with the NASA SRTM </w:t>
      </w:r>
      <w:r w:rsidRPr="00E22B6F">
        <w:rPr>
          <w:rFonts w:ascii="Times New Roman" w:hAnsi="Times New Roman" w:cs="Times New Roman"/>
        </w:rPr>
        <w:t xml:space="preserve">Digital Elevation </w:t>
      </w:r>
      <w:r>
        <w:rPr>
          <w:rFonts w:ascii="Times New Roman" w:hAnsi="Times New Roman" w:cs="Times New Roman"/>
        </w:rPr>
        <w:t>da</w:t>
      </w:r>
      <w:r w:rsidRPr="00E22B6F">
        <w:rPr>
          <w:rFonts w:ascii="Times New Roman" w:hAnsi="Times New Roman" w:cs="Times New Roman"/>
        </w:rPr>
        <w:t>tase</w:t>
      </w:r>
      <w:r>
        <w:rPr>
          <w:rFonts w:ascii="Times New Roman" w:hAnsi="Times New Roman" w:cs="Times New Roman"/>
        </w:rPr>
        <w:t>t with 30 m resolution for the full</w:t>
      </w:r>
      <w:r w:rsidR="00B06B20">
        <w:rPr>
          <w:rFonts w:ascii="Times New Roman" w:hAnsi="Times New Roman" w:cs="Times New Roman"/>
        </w:rPr>
        <w:t xml:space="preserve"> </w:t>
      </w:r>
      <w:r>
        <w:rPr>
          <w:rFonts w:ascii="Times New Roman" w:hAnsi="Times New Roman" w:cs="Times New Roman"/>
        </w:rPr>
        <w:t>time</w:t>
      </w:r>
      <w:r w:rsidR="007F25B3">
        <w:rPr>
          <w:rFonts w:ascii="Times New Roman" w:hAnsi="Times New Roman" w:cs="Times New Roman"/>
        </w:rPr>
        <w:t>-</w:t>
      </w:r>
      <w:r>
        <w:rPr>
          <w:rFonts w:ascii="Times New Roman" w:hAnsi="Times New Roman" w:cs="Times New Roman"/>
        </w:rPr>
        <w:t>availability</w:t>
      </w:r>
      <w:r w:rsidR="00B06B20">
        <w:rPr>
          <w:rFonts w:ascii="Times New Roman" w:hAnsi="Times New Roman" w:cs="Times New Roman"/>
        </w:rPr>
        <w:t>, which we then compared to the elevation data reported by the FIA</w:t>
      </w:r>
      <w:r>
        <w:rPr>
          <w:rFonts w:ascii="Times New Roman" w:hAnsi="Times New Roman" w:cs="Times New Roman"/>
        </w:rPr>
        <w:t>.</w:t>
      </w:r>
      <w:r w:rsidR="00331C9D">
        <w:rPr>
          <w:rFonts w:ascii="Times New Roman" w:hAnsi="Times New Roman" w:cs="Times New Roman"/>
        </w:rPr>
        <w:t xml:space="preserve"> Plot locations may be updated over time as needed, and only the most </w:t>
      </w:r>
      <w:r w:rsidR="00331C9D">
        <w:rPr>
          <w:rFonts w:ascii="Times New Roman" w:hAnsi="Times New Roman" w:cs="Times New Roman"/>
        </w:rPr>
        <w:lastRenderedPageBreak/>
        <w:t>recent plot coordinates are used in this analysis</w:t>
      </w:r>
      <w:r w:rsidR="0040615F">
        <w:rPr>
          <w:rFonts w:ascii="Times New Roman" w:hAnsi="Times New Roman" w:cs="Times New Roman"/>
        </w:rPr>
        <w:t>, which spans from 1997 until 2023</w:t>
      </w:r>
      <w:r w:rsidR="00D64046">
        <w:rPr>
          <w:rFonts w:ascii="Times New Roman" w:hAnsi="Times New Roman" w:cs="Times New Roman"/>
        </w:rPr>
        <w:t xml:space="preserve">, which overlaps with the GEE dataset availability from </w:t>
      </w:r>
      <w:r w:rsidR="00D64046" w:rsidRPr="00D64046">
        <w:rPr>
          <w:rFonts w:ascii="Times New Roman" w:hAnsi="Times New Roman" w:cs="Times New Roman"/>
        </w:rPr>
        <w:t>February 11</w:t>
      </w:r>
      <w:r w:rsidR="00D64046" w:rsidRPr="00D64046">
        <w:rPr>
          <w:rFonts w:ascii="Times New Roman" w:hAnsi="Times New Roman" w:cs="Times New Roman"/>
          <w:vertAlign w:val="superscript"/>
        </w:rPr>
        <w:t>th</w:t>
      </w:r>
      <w:r w:rsidR="00D64046" w:rsidRPr="00D64046">
        <w:rPr>
          <w:rFonts w:ascii="Times New Roman" w:hAnsi="Times New Roman" w:cs="Times New Roman"/>
        </w:rPr>
        <w:t xml:space="preserve"> </w:t>
      </w:r>
      <w:r w:rsidR="00D64046">
        <w:rPr>
          <w:rFonts w:ascii="Times New Roman" w:hAnsi="Times New Roman" w:cs="Times New Roman"/>
        </w:rPr>
        <w:t>-</w:t>
      </w:r>
      <w:r w:rsidR="00D64046" w:rsidRPr="00D64046">
        <w:rPr>
          <w:rFonts w:ascii="Times New Roman" w:hAnsi="Times New Roman" w:cs="Times New Roman"/>
        </w:rPr>
        <w:t xml:space="preserve"> 22</w:t>
      </w:r>
      <w:r w:rsidR="00D64046" w:rsidRPr="00D64046">
        <w:rPr>
          <w:rFonts w:ascii="Times New Roman" w:hAnsi="Times New Roman" w:cs="Times New Roman"/>
          <w:vertAlign w:val="superscript"/>
        </w:rPr>
        <w:t>nd</w:t>
      </w:r>
      <w:r w:rsidR="00D64046">
        <w:rPr>
          <w:rFonts w:ascii="Times New Roman" w:hAnsi="Times New Roman" w:cs="Times New Roman"/>
        </w:rPr>
        <w:t xml:space="preserve">, </w:t>
      </w:r>
      <w:r w:rsidR="00D64046" w:rsidRPr="00D64046">
        <w:rPr>
          <w:rFonts w:ascii="Times New Roman" w:hAnsi="Times New Roman" w:cs="Times New Roman"/>
        </w:rPr>
        <w:t>2000</w:t>
      </w:r>
      <w:r w:rsidR="00331C9D">
        <w:rPr>
          <w:rFonts w:ascii="Times New Roman" w:hAnsi="Times New Roman" w:cs="Times New Roman"/>
        </w:rPr>
        <w:t xml:space="preserve">. </w:t>
      </w:r>
    </w:p>
    <w:sectPr w:rsidR="00E22B6F" w:rsidRPr="00E22B6F" w:rsidSect="00731141">
      <w:pgSz w:w="12240" w:h="15840"/>
      <w:pgMar w:top="1440" w:right="1440" w:bottom="1440" w:left="1440"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Gifford, Tyler" w:date="2026-06-17T15:00:00Z" w:initials="TG">
    <w:p w14:paraId="2C3F893B" w14:textId="77777777" w:rsidR="00D51732" w:rsidRDefault="00D51732" w:rsidP="00D51732">
      <w:pPr>
        <w:pStyle w:val="CommentText"/>
      </w:pPr>
      <w:r>
        <w:rPr>
          <w:rStyle w:val="CommentReference"/>
        </w:rPr>
        <w:annotationRef/>
      </w:r>
      <w:r>
        <w:t>Abstracts should function as a mini version of your paper, hitting the need-to-know information from each section. As written, yours is mostly background. Be sure to include stuff from methods, results, and discussion as well.</w:t>
      </w:r>
    </w:p>
  </w:comment>
  <w:comment w:id="4" w:author="Gifford, Tyler" w:date="2026-06-17T15:00:00Z" w:initials="TG">
    <w:p w14:paraId="2C832959" w14:textId="77777777" w:rsidR="00D51732" w:rsidRDefault="00D51732" w:rsidP="00D51732">
      <w:pPr>
        <w:pStyle w:val="CommentText"/>
      </w:pPr>
      <w:r>
        <w:rPr>
          <w:rStyle w:val="CommentReference"/>
        </w:rPr>
        <w:annotationRef/>
      </w:r>
      <w:r>
        <w:t>Take a full scan through your paper to remove any non-professional language. Try not to use slashes or “etc”. Instead just fully write what you want to convey.</w:t>
      </w:r>
    </w:p>
  </w:comment>
  <w:comment w:id="5" w:author="Gifford, Tyler" w:date="2026-06-17T15:08:00Z" w:initials="TG">
    <w:p w14:paraId="74026F90" w14:textId="77777777" w:rsidR="00552FA1" w:rsidRDefault="00552FA1" w:rsidP="00552FA1">
      <w:pPr>
        <w:pStyle w:val="CommentText"/>
      </w:pPr>
      <w:r>
        <w:rPr>
          <w:rStyle w:val="CommentReference"/>
        </w:rPr>
        <w:annotationRef/>
      </w:r>
      <w:r>
        <w:t xml:space="preserve">I’m struggling a bit with the flow of this paragraph and how it ties to the rest of the paper. The first several sentences talk exclusively about environmental data and then there is the transition into geospatial data. The rest of the paper stays on the side of geospatial data. Environmental data doesn’t need to be emphasized. </w:t>
      </w:r>
    </w:p>
    <w:p w14:paraId="1C7EE545" w14:textId="77777777" w:rsidR="00552FA1" w:rsidRDefault="00552FA1" w:rsidP="00552FA1">
      <w:pPr>
        <w:pStyle w:val="CommentText"/>
      </w:pPr>
    </w:p>
    <w:p w14:paraId="711A1AC4" w14:textId="77777777" w:rsidR="00552FA1" w:rsidRDefault="00552FA1" w:rsidP="00552FA1">
      <w:pPr>
        <w:pStyle w:val="CommentText"/>
      </w:pPr>
      <w:r>
        <w:t>Also, the 2</w:t>
      </w:r>
      <w:r>
        <w:rPr>
          <w:vertAlign w:val="superscript"/>
        </w:rPr>
        <w:t>nd</w:t>
      </w:r>
      <w:r>
        <w:t xml:space="preserve"> and 4</w:t>
      </w:r>
      <w:r>
        <w:rPr>
          <w:vertAlign w:val="superscript"/>
        </w:rPr>
        <w:t>th</w:t>
      </w:r>
      <w:r>
        <w:t xml:space="preserve"> paragraphs are quite long and could benefit from a re-write.</w:t>
      </w:r>
    </w:p>
  </w:comment>
  <w:comment w:id="6" w:author="Gifford, Tyler" w:date="2026-06-17T15:05:00Z" w:initials="TG">
    <w:p w14:paraId="2C42F5F5" w14:textId="77777777" w:rsidR="00D51732" w:rsidRDefault="00D51732" w:rsidP="00D51732">
      <w:pPr>
        <w:pStyle w:val="CommentText"/>
      </w:pPr>
      <w:r>
        <w:rPr>
          <w:rStyle w:val="CommentReference"/>
        </w:rPr>
        <w:annotationRef/>
      </w:r>
      <w:r>
        <w:t>Careful using absolute verbiage. It’s not truly impossible.</w:t>
      </w:r>
    </w:p>
  </w:comment>
  <w:comment w:id="14" w:author="Skiba, Tara" w:date="2026-03-02T17:02:00Z" w:initials="TS">
    <w:p w14:paraId="6EA568FD" w14:textId="77777777" w:rsidR="00704E89" w:rsidRDefault="00704E89" w:rsidP="00704E89">
      <w:pPr>
        <w:pStyle w:val="CommentText"/>
        <w:numPr>
          <w:ilvl w:val="0"/>
          <w:numId w:val="5"/>
        </w:numPr>
      </w:pPr>
      <w:r>
        <w:rPr>
          <w:rStyle w:val="CommentReference"/>
        </w:rPr>
        <w:annotationRef/>
      </w:r>
      <w:r>
        <w:t xml:space="preserve">GEE is a solution to data decentralization. </w:t>
      </w:r>
    </w:p>
    <w:p w14:paraId="5AB9B170" w14:textId="77777777" w:rsidR="00704E89" w:rsidRDefault="00704E89" w:rsidP="00704E89">
      <w:pPr>
        <w:pStyle w:val="CommentText"/>
        <w:numPr>
          <w:ilvl w:val="0"/>
          <w:numId w:val="5"/>
        </w:numPr>
      </w:pPr>
      <w:r>
        <w:t>Also, since it’s a cloud server, data does not need to be downloaded locally</w:t>
      </w:r>
    </w:p>
    <w:p w14:paraId="20D8F586" w14:textId="77777777" w:rsidR="00704E89" w:rsidRDefault="00704E89" w:rsidP="00704E89">
      <w:pPr>
        <w:pStyle w:val="CommentText"/>
        <w:numPr>
          <w:ilvl w:val="0"/>
          <w:numId w:val="5"/>
        </w:numPr>
      </w:pPr>
      <w:r>
        <w:t xml:space="preserve">Packages and Toolboxes already exist that integrate GEE into the geospatial software and programs described above. Alt, GEE has a built in code editor to remove the need to do anything locally. </w:t>
      </w:r>
    </w:p>
    <w:p w14:paraId="52D610C9" w14:textId="77777777" w:rsidR="00704E89" w:rsidRDefault="00704E89" w:rsidP="00704E89">
      <w:pPr>
        <w:pStyle w:val="CommentText"/>
        <w:numPr>
          <w:ilvl w:val="0"/>
          <w:numId w:val="5"/>
        </w:numPr>
      </w:pPr>
      <w:r>
        <w:t xml:space="preserve">These packages are helpful, but do not lower the technical threshold for geospatial data processing. </w:t>
      </w:r>
    </w:p>
  </w:comment>
  <w:comment w:id="15" w:author="Gifford, Tyler" w:date="2026-06-15T17:22:00Z" w:initials="TG">
    <w:p w14:paraId="1240832E" w14:textId="77777777" w:rsidR="00D22950" w:rsidRDefault="00D22950" w:rsidP="00D22950">
      <w:pPr>
        <w:pStyle w:val="CommentText"/>
      </w:pPr>
      <w:r>
        <w:rPr>
          <w:rStyle w:val="CommentReference"/>
        </w:rPr>
        <w:annotationRef/>
      </w:r>
      <w:r>
        <w:t>Remove comments before sending to coauthors, unless the comment is directed to a specific coauthor.</w:t>
      </w:r>
    </w:p>
  </w:comment>
  <w:comment w:id="16" w:author="Gifford, Tyler" w:date="2026-06-17T15:13:00Z" w:initials="TG">
    <w:p w14:paraId="4911CD9E" w14:textId="77777777" w:rsidR="00552FA1" w:rsidRDefault="00552FA1" w:rsidP="00552FA1">
      <w:pPr>
        <w:pStyle w:val="CommentText"/>
      </w:pPr>
      <w:r>
        <w:rPr>
          <w:rStyle w:val="CommentReference"/>
        </w:rPr>
        <w:annotationRef/>
      </w:r>
      <w:r>
        <w:t>Go through your paper top to bottom and look for instances of “This” and “These”. You can often improve sentence structure by getting rid of such words and outright stating the subject of the sentence.</w:t>
      </w:r>
    </w:p>
  </w:comment>
  <w:comment w:id="20" w:author="Gifford, Tyler" w:date="2026-06-17T15:14:00Z" w:initials="TG">
    <w:p w14:paraId="60BF811E" w14:textId="77777777" w:rsidR="00552FA1" w:rsidRDefault="00552FA1" w:rsidP="00552FA1">
      <w:pPr>
        <w:pStyle w:val="CommentText"/>
      </w:pPr>
      <w:r>
        <w:rPr>
          <w:rStyle w:val="CommentReference"/>
        </w:rPr>
        <w:annotationRef/>
      </w:r>
      <w:r>
        <w:t>Same comment as above. Often the word “the” can be removed to make your writing cleaner. Go through the paper and see if there are any instances where removing the word “the” gives the sentence the same meaning as if you were to include it.</w:t>
      </w:r>
    </w:p>
  </w:comment>
  <w:comment w:id="22" w:author="Gifford, Tyler" w:date="2026-06-17T15:23:00Z" w:initials="TG">
    <w:p w14:paraId="67DFB4D5" w14:textId="77777777" w:rsidR="006129CB" w:rsidRDefault="006129CB" w:rsidP="006129CB">
      <w:pPr>
        <w:pStyle w:val="CommentText"/>
      </w:pPr>
      <w:r>
        <w:rPr>
          <w:rStyle w:val="CommentReference"/>
        </w:rPr>
        <w:annotationRef/>
      </w:r>
      <w:r>
        <w:t>Try to find more formal language.</w:t>
      </w:r>
    </w:p>
  </w:comment>
  <w:comment w:id="23" w:author="Skiba, Tara" w:date="2026-03-02T17:08:00Z" w:initials="TS">
    <w:p w14:paraId="5B5B87D9" w14:textId="77777777" w:rsidR="00BD28BD" w:rsidRDefault="00BD28BD" w:rsidP="00BD28BD">
      <w:pPr>
        <w:pStyle w:val="CommentText"/>
        <w:numPr>
          <w:ilvl w:val="0"/>
          <w:numId w:val="6"/>
        </w:numPr>
      </w:pPr>
      <w:r>
        <w:rPr>
          <w:rStyle w:val="CommentReference"/>
        </w:rPr>
        <w:annotationRef/>
      </w:r>
      <w:r>
        <w:t>What do we need to do to use RS data to complement forest inventories: conduct point extractions.</w:t>
      </w:r>
    </w:p>
    <w:p w14:paraId="617770A3" w14:textId="77777777" w:rsidR="00BD28BD" w:rsidRDefault="00BD28BD" w:rsidP="00BD28BD">
      <w:pPr>
        <w:pStyle w:val="CommentText"/>
        <w:numPr>
          <w:ilvl w:val="0"/>
          <w:numId w:val="6"/>
        </w:numPr>
      </w:pPr>
      <w:r>
        <w:t>What does the current process look like?</w:t>
      </w:r>
    </w:p>
    <w:p w14:paraId="3E291121" w14:textId="77777777" w:rsidR="00BD28BD" w:rsidRDefault="00BD28BD" w:rsidP="00BD28BD">
      <w:pPr>
        <w:pStyle w:val="CommentText"/>
        <w:numPr>
          <w:ilvl w:val="0"/>
          <w:numId w:val="6"/>
        </w:numPr>
      </w:pPr>
      <w:r>
        <w:t>How can this process be made more efficient? Reduce steps and technical knowledge needed.</w:t>
      </w:r>
    </w:p>
    <w:p w14:paraId="103739E0" w14:textId="77777777" w:rsidR="00BD28BD" w:rsidRDefault="00BD28BD" w:rsidP="00BD28BD">
      <w:pPr>
        <w:pStyle w:val="CommentText"/>
        <w:numPr>
          <w:ilvl w:val="0"/>
          <w:numId w:val="6"/>
        </w:numPr>
      </w:pPr>
      <w:r>
        <w:t>This is beneficial not only to foresters without the technical knowledge, but also expedites the process for experienced geospatial data users to perform simple point extractions</w:t>
      </w:r>
    </w:p>
  </w:comment>
  <w:comment w:id="24" w:author="Gifford, Tyler" w:date="2026-06-17T15:32:00Z" w:initials="TG">
    <w:p w14:paraId="383D8B78" w14:textId="77777777" w:rsidR="00A444FB" w:rsidRDefault="00A444FB" w:rsidP="00A444FB">
      <w:pPr>
        <w:pStyle w:val="CommentText"/>
      </w:pPr>
      <w:r>
        <w:rPr>
          <w:rStyle w:val="CommentReference"/>
        </w:rPr>
        <w:annotationRef/>
      </w:r>
      <w:r>
        <w:t xml:space="preserve">Clarify what you mean here. Ideally find an academic source that describes confidentiality concerns with Google services. </w:t>
      </w:r>
    </w:p>
  </w:comment>
  <w:comment w:id="25" w:author="Gifford, Tyler" w:date="2026-06-17T15:32:00Z" w:initials="TG">
    <w:p w14:paraId="441585FE" w14:textId="77777777" w:rsidR="00A444FB" w:rsidRDefault="00A444FB" w:rsidP="00A444FB">
      <w:pPr>
        <w:pStyle w:val="CommentText"/>
      </w:pPr>
      <w:r>
        <w:rPr>
          <w:rStyle w:val="CommentReference"/>
        </w:rPr>
        <w:annotationRef/>
      </w:r>
      <w:r>
        <w:t>Incomplete sentence</w:t>
      </w:r>
    </w:p>
  </w:comment>
  <w:comment w:id="26" w:author="Skiba, Tara" w:date="2026-03-02T17:19:00Z" w:initials="TS">
    <w:p w14:paraId="0B7E2615" w14:textId="77777777" w:rsidR="00120DF5" w:rsidRDefault="00120DF5" w:rsidP="00120DF5">
      <w:pPr>
        <w:pStyle w:val="CommentText"/>
        <w:numPr>
          <w:ilvl w:val="0"/>
          <w:numId w:val="7"/>
        </w:numPr>
      </w:pPr>
      <w:r>
        <w:rPr>
          <w:rStyle w:val="CommentReference"/>
        </w:rPr>
        <w:annotationRef/>
      </w:r>
      <w:r>
        <w:t>Gap where this specific program does not yet exist.</w:t>
      </w:r>
    </w:p>
    <w:p w14:paraId="01879DF8" w14:textId="77777777" w:rsidR="00120DF5" w:rsidRDefault="00120DF5" w:rsidP="00120DF5">
      <w:pPr>
        <w:pStyle w:val="CommentText"/>
        <w:numPr>
          <w:ilvl w:val="0"/>
          <w:numId w:val="7"/>
        </w:numPr>
      </w:pPr>
      <w:r>
        <w:t>We created this package to remove the technical barriers and make a more efficient process to conduct point extractions.</w:t>
      </w:r>
    </w:p>
    <w:p w14:paraId="4AC3D842" w14:textId="77777777" w:rsidR="00120DF5" w:rsidRDefault="00120DF5" w:rsidP="00120DF5">
      <w:pPr>
        <w:pStyle w:val="CommentText"/>
        <w:numPr>
          <w:ilvl w:val="0"/>
          <w:numId w:val="7"/>
        </w:numPr>
      </w:pPr>
      <w:r>
        <w:t>Due to issues with running sensitive plot coordinates through GEE, we also created two buffering methods to randomize coordinates provided.</w:t>
      </w:r>
    </w:p>
    <w:p w14:paraId="35482191" w14:textId="77777777" w:rsidR="00120DF5" w:rsidRDefault="00120DF5" w:rsidP="00120DF5">
      <w:pPr>
        <w:pStyle w:val="CommentText"/>
        <w:numPr>
          <w:ilvl w:val="0"/>
          <w:numId w:val="7"/>
        </w:numPr>
      </w:pPr>
      <w:r>
        <w:t>The two groups of modules allow users to safely and quickly extract data from GEE.</w:t>
      </w:r>
    </w:p>
  </w:comment>
  <w:comment w:id="30" w:author="Gifford, Tyler" w:date="2026-06-17T15:34:00Z" w:initials="TG">
    <w:p w14:paraId="7F5F7F03" w14:textId="77777777" w:rsidR="00A444FB" w:rsidRDefault="00A444FB" w:rsidP="00A444FB">
      <w:pPr>
        <w:pStyle w:val="CommentText"/>
      </w:pPr>
      <w:r>
        <w:rPr>
          <w:rStyle w:val="CommentReference"/>
        </w:rPr>
        <w:annotationRef/>
      </w:r>
      <w:r>
        <w:t>These two workflows haven’t been described yet, so I would not mention them specifically.</w:t>
      </w:r>
    </w:p>
  </w:comment>
  <w:comment w:id="31" w:author="Skiba, Tara" w:date="2026-04-02T11:59:00Z" w:initials="TS">
    <w:p w14:paraId="32F32648" w14:textId="77777777" w:rsidR="00D27215" w:rsidRDefault="00352EE0" w:rsidP="00D27215">
      <w:pPr>
        <w:pStyle w:val="CommentText"/>
        <w:numPr>
          <w:ilvl w:val="0"/>
          <w:numId w:val="11"/>
        </w:numPr>
      </w:pPr>
      <w:r>
        <w:rPr>
          <w:rStyle w:val="CommentReference"/>
        </w:rPr>
        <w:annotationRef/>
      </w:r>
      <w:r w:rsidR="00D27215">
        <w:t>This package is designed to remove technical barriers</w:t>
      </w:r>
    </w:p>
    <w:p w14:paraId="351073B8" w14:textId="77777777" w:rsidR="00D27215" w:rsidRDefault="00D27215" w:rsidP="00D27215">
      <w:pPr>
        <w:pStyle w:val="CommentText"/>
        <w:numPr>
          <w:ilvl w:val="0"/>
          <w:numId w:val="11"/>
        </w:numPr>
      </w:pPr>
      <w:r>
        <w:t>The returned point extraction data can be used in this way.</w:t>
      </w:r>
    </w:p>
    <w:p w14:paraId="53343255" w14:textId="77777777" w:rsidR="00D27215" w:rsidRDefault="00D27215" w:rsidP="00D27215">
      <w:pPr>
        <w:pStyle w:val="CommentText"/>
        <w:numPr>
          <w:ilvl w:val="0"/>
          <w:numId w:val="11"/>
        </w:numPr>
      </w:pPr>
      <w:r>
        <w:t>Confidentiality concerns are addressed via buffering methods</w:t>
      </w:r>
    </w:p>
    <w:p w14:paraId="147BD494" w14:textId="77777777" w:rsidR="00D27215" w:rsidRDefault="00D27215" w:rsidP="00D27215">
      <w:pPr>
        <w:pStyle w:val="CommentText"/>
        <w:numPr>
          <w:ilvl w:val="0"/>
          <w:numId w:val="11"/>
        </w:numPr>
      </w:pPr>
      <w:r>
        <w:t>We used point-and-click widgets to lower the technical threshold needed to perform these operations.</w:t>
      </w:r>
    </w:p>
    <w:p w14:paraId="0B2FC50B" w14:textId="77777777" w:rsidR="00D27215" w:rsidRDefault="00D27215" w:rsidP="00D27215">
      <w:pPr>
        <w:pStyle w:val="CommentText"/>
        <w:numPr>
          <w:ilvl w:val="0"/>
          <w:numId w:val="11"/>
        </w:numPr>
      </w:pPr>
      <w:r>
        <w:t>This design handles/streamlines these processes.</w:t>
      </w:r>
    </w:p>
  </w:comment>
  <w:comment w:id="32" w:author="Gifford, Tyler" w:date="2026-06-17T15:39:00Z" w:initials="TG">
    <w:p w14:paraId="5DCEBF85" w14:textId="119B2C38" w:rsidR="00A444FB" w:rsidRDefault="00A444FB" w:rsidP="00A444FB">
      <w:pPr>
        <w:pStyle w:val="CommentText"/>
      </w:pPr>
      <w:r>
        <w:rPr>
          <w:rStyle w:val="CommentReference"/>
        </w:rPr>
        <w:annotationRef/>
      </w:r>
      <w:r>
        <w:t>App is an informal word for application. Do you think we should use application throughout the paper instead of app? I’m open to your thoughts.</w:t>
      </w:r>
    </w:p>
  </w:comment>
  <w:comment w:id="33" w:author="Skiba, Tara" w:date="2026-04-02T12:07:00Z" w:initials="TS">
    <w:p w14:paraId="3C748D18" w14:textId="77777777" w:rsidR="000F519C" w:rsidRDefault="00D27215" w:rsidP="000F519C">
      <w:pPr>
        <w:pStyle w:val="CommentText"/>
        <w:numPr>
          <w:ilvl w:val="0"/>
          <w:numId w:val="15"/>
        </w:numPr>
      </w:pPr>
      <w:r>
        <w:rPr>
          <w:rStyle w:val="CommentReference"/>
        </w:rPr>
        <w:annotationRef/>
      </w:r>
      <w:r w:rsidR="000F519C">
        <w:t>How this package is divided up into two groups</w:t>
      </w:r>
    </w:p>
    <w:p w14:paraId="5E5595D4" w14:textId="77777777" w:rsidR="000F519C" w:rsidRDefault="000F519C" w:rsidP="000F519C">
      <w:pPr>
        <w:pStyle w:val="CommentText"/>
        <w:numPr>
          <w:ilvl w:val="0"/>
          <w:numId w:val="15"/>
        </w:numPr>
      </w:pPr>
      <w:r>
        <w:t>Point extraction vs coordinate buffering, with two modules each.</w:t>
      </w:r>
    </w:p>
    <w:p w14:paraId="1461C421" w14:textId="77777777" w:rsidR="000F519C" w:rsidRDefault="000F519C" w:rsidP="000F519C">
      <w:pPr>
        <w:pStyle w:val="CommentText"/>
        <w:numPr>
          <w:ilvl w:val="0"/>
          <w:numId w:val="15"/>
        </w:numPr>
      </w:pPr>
      <w:r>
        <w:t>This package relies on a number of dependencies.</w:t>
      </w:r>
    </w:p>
    <w:p w14:paraId="05ADDEDD" w14:textId="77777777" w:rsidR="000F519C" w:rsidRDefault="000F519C" w:rsidP="000F519C">
      <w:pPr>
        <w:pStyle w:val="CommentText"/>
        <w:ind w:left="300"/>
      </w:pPr>
      <w:r>
        <w:t>Ipywidgets is the foundation</w:t>
      </w:r>
    </w:p>
    <w:p w14:paraId="7A4B7296" w14:textId="77777777" w:rsidR="000F519C" w:rsidRDefault="000F519C" w:rsidP="000F519C">
      <w:pPr>
        <w:pStyle w:val="CommentText"/>
        <w:ind w:left="300"/>
      </w:pPr>
      <w:r>
        <w:t>Packages used in all 4 modules</w:t>
      </w:r>
    </w:p>
    <w:p w14:paraId="3B77EE70" w14:textId="77777777" w:rsidR="000F519C" w:rsidRDefault="000F519C" w:rsidP="000F519C">
      <w:pPr>
        <w:pStyle w:val="CommentText"/>
        <w:ind w:left="300"/>
      </w:pPr>
      <w:r>
        <w:t>Point extraction only packages (significant because it is not called in the buffering approaches to protect sensitive plot locations)</w:t>
      </w:r>
    </w:p>
    <w:p w14:paraId="5E6EAAF2" w14:textId="77777777" w:rsidR="000F519C" w:rsidRDefault="000F519C" w:rsidP="000F519C">
      <w:pPr>
        <w:pStyle w:val="CommentText"/>
        <w:ind w:left="300"/>
      </w:pPr>
      <w:r>
        <w:t>Buffering approach packages</w:t>
      </w:r>
    </w:p>
  </w:comment>
  <w:comment w:id="34" w:author="Skiba, Tara" w:date="2026-04-02T12:14:00Z" w:initials="TS">
    <w:p w14:paraId="60A3F7F6" w14:textId="25612C4A" w:rsidR="000D365D" w:rsidRDefault="000D365D" w:rsidP="000D365D">
      <w:pPr>
        <w:pStyle w:val="CommentText"/>
      </w:pPr>
      <w:r>
        <w:rPr>
          <w:rStyle w:val="CommentReference"/>
        </w:rPr>
        <w:annotationRef/>
      </w:r>
      <w:r>
        <w:t>I’ve been going back and forth on which task group to introduce first.</w:t>
      </w:r>
    </w:p>
    <w:p w14:paraId="0D6C8CCF" w14:textId="77777777" w:rsidR="000D365D" w:rsidRDefault="000D365D" w:rsidP="000D365D">
      <w:pPr>
        <w:pStyle w:val="CommentText"/>
        <w:ind w:left="300"/>
      </w:pPr>
      <w:r>
        <w:t>Is the focus of the package the point extractions, so it should be first?</w:t>
      </w:r>
    </w:p>
    <w:p w14:paraId="18629F05" w14:textId="77777777" w:rsidR="000D365D" w:rsidRDefault="000D365D" w:rsidP="000D365D">
      <w:pPr>
        <w:pStyle w:val="CommentText"/>
        <w:ind w:left="300"/>
      </w:pPr>
      <w:r>
        <w:t>Should I introduce them in the chronological order of use? (buffer first, then run point extractions)</w:t>
      </w:r>
    </w:p>
    <w:p w14:paraId="39B289D8" w14:textId="77777777" w:rsidR="000D365D" w:rsidRDefault="000D365D" w:rsidP="000D365D">
      <w:pPr>
        <w:pStyle w:val="CommentText"/>
        <w:numPr>
          <w:ilvl w:val="0"/>
          <w:numId w:val="14"/>
        </w:numPr>
      </w:pPr>
      <w:r>
        <w:t>Update figures to be consistent in order of final choice.</w:t>
      </w:r>
    </w:p>
  </w:comment>
  <w:comment w:id="35" w:author="Gifford, Tyler" w:date="2026-06-17T15:38:00Z" w:initials="TG">
    <w:p w14:paraId="238AD273" w14:textId="77777777" w:rsidR="00A444FB" w:rsidRDefault="00A444FB" w:rsidP="00A444FB">
      <w:pPr>
        <w:pStyle w:val="CommentText"/>
      </w:pPr>
      <w:r>
        <w:rPr>
          <w:rStyle w:val="CommentReference"/>
        </w:rPr>
        <w:annotationRef/>
      </w:r>
      <w:r>
        <w:t>Each of these Python packages including the ones in the sentences after this will need it’s own citation.</w:t>
      </w:r>
    </w:p>
  </w:comment>
  <w:comment w:id="36" w:author="Gifford, Tyler" w:date="2026-06-17T15:39:00Z" w:initials="TG">
    <w:p w14:paraId="3498C270" w14:textId="77777777" w:rsidR="003B7A0D" w:rsidRDefault="00A444FB" w:rsidP="003B7A0D">
      <w:pPr>
        <w:pStyle w:val="CommentText"/>
      </w:pPr>
      <w:r>
        <w:rPr>
          <w:rStyle w:val="CommentReference"/>
        </w:rPr>
        <w:annotationRef/>
      </w:r>
      <w:r w:rsidR="003B7A0D">
        <w:t>Is ipywidgets an application, a library, or a package? Same goes for the others you list in the following sentences.</w:t>
      </w:r>
    </w:p>
  </w:comment>
  <w:comment w:id="37" w:author="Gifford, Tyler" w:date="2026-06-17T15:44:00Z" w:initials="TG">
    <w:p w14:paraId="49D08EF8" w14:textId="77777777" w:rsidR="003B7A0D" w:rsidRDefault="003B7A0D" w:rsidP="003B7A0D">
      <w:pPr>
        <w:pStyle w:val="CommentText"/>
      </w:pPr>
      <w:r>
        <w:rPr>
          <w:rStyle w:val="CommentReference"/>
        </w:rPr>
        <w:annotationRef/>
      </w:r>
      <w:r>
        <w:t xml:space="preserve">Make sure all figure and table captions are standalone, meaning the figure or table can be understood without having to read the paper. </w:t>
      </w:r>
    </w:p>
  </w:comment>
  <w:comment w:id="38" w:author="Gifford, Tyler" w:date="2026-06-17T15:45:00Z" w:initials="TG">
    <w:p w14:paraId="3871ED5C" w14:textId="77777777" w:rsidR="003B7A0D" w:rsidRDefault="003B7A0D" w:rsidP="003B7A0D">
      <w:pPr>
        <w:pStyle w:val="CommentText"/>
      </w:pPr>
      <w:r>
        <w:rPr>
          <w:rStyle w:val="CommentReference"/>
        </w:rPr>
        <w:annotationRef/>
      </w:r>
      <w:r>
        <w:t>I commented about “concerns with Google” above, but let’s try to be clear about this. “Protecting” sounds like Google is a bad thing. Is there a way to re-word this to clarify what is meant by ”protected”?</w:t>
      </w:r>
    </w:p>
  </w:comment>
  <w:comment w:id="39" w:author="Gifford, Tyler" w:date="2026-06-17T15:57:00Z" w:initials="TG">
    <w:p w14:paraId="640EADB9" w14:textId="77777777" w:rsidR="00774236" w:rsidRDefault="00774236" w:rsidP="00774236">
      <w:pPr>
        <w:pStyle w:val="CommentText"/>
      </w:pPr>
      <w:r>
        <w:rPr>
          <w:rStyle w:val="CommentReference"/>
        </w:rPr>
        <w:annotationRef/>
      </w:r>
      <w:r>
        <w:t>A sentence or two of clarification that the user does indeed have to upload their own file of coordinates. That was maybe softly implied, but at this point in the manuscript that hasn’t yet been stated.</w:t>
      </w:r>
    </w:p>
  </w:comment>
  <w:comment w:id="40" w:author="Gifford, Tyler" w:date="2026-06-17T15:58:00Z" w:initials="TG">
    <w:p w14:paraId="43DF2D95" w14:textId="77777777" w:rsidR="00774236" w:rsidRDefault="00774236" w:rsidP="00774236">
      <w:pPr>
        <w:pStyle w:val="CommentText"/>
      </w:pPr>
      <w:r>
        <w:rPr>
          <w:rStyle w:val="CommentReference"/>
        </w:rPr>
        <w:annotationRef/>
      </w:r>
      <w:r>
        <w:t>?</w:t>
      </w:r>
    </w:p>
  </w:comment>
  <w:comment w:id="45" w:author="Skiba, Tara" w:date="2026-04-17T14:57:00Z" w:initials="TS">
    <w:p w14:paraId="4A9E8396" w14:textId="77777777" w:rsidR="00A55350" w:rsidRDefault="00A55350" w:rsidP="00A55350">
      <w:pPr>
        <w:pStyle w:val="CommentText"/>
      </w:pPr>
      <w:r>
        <w:rPr>
          <w:rStyle w:val="CommentReference"/>
        </w:rPr>
        <w:annotationRef/>
      </w:r>
      <w:r>
        <w:t>What is the point extraction model doing.</w:t>
      </w:r>
    </w:p>
    <w:p w14:paraId="3E2AE7A9" w14:textId="77777777" w:rsidR="00A55350" w:rsidRDefault="00A55350" w:rsidP="00A55350">
      <w:pPr>
        <w:pStyle w:val="CommentText"/>
      </w:pPr>
      <w:r>
        <w:t>How it accomplishes this.</w:t>
      </w:r>
    </w:p>
    <w:p w14:paraId="0F0613E4" w14:textId="77777777" w:rsidR="00A55350" w:rsidRDefault="00A55350" w:rsidP="00A55350">
      <w:pPr>
        <w:pStyle w:val="CommentText"/>
      </w:pPr>
      <w:r>
        <w:t>What does the user need to do before running? Run GEE (cite here)</w:t>
      </w:r>
    </w:p>
    <w:p w14:paraId="15AE4259" w14:textId="77777777" w:rsidR="00A55350" w:rsidRDefault="00A55350" w:rsidP="00A55350">
      <w:pPr>
        <w:pStyle w:val="CommentText"/>
      </w:pPr>
      <w:r>
        <w:t>What the user needs to provide.</w:t>
      </w:r>
    </w:p>
  </w:comment>
  <w:comment w:id="47" w:author="Gifford, Tyler" w:date="2026-06-17T16:00:00Z" w:initials="TG">
    <w:p w14:paraId="354539EF" w14:textId="77777777" w:rsidR="00B32DDD" w:rsidRDefault="00B32DDD" w:rsidP="00B32DDD">
      <w:pPr>
        <w:pStyle w:val="CommentText"/>
      </w:pPr>
      <w:r>
        <w:rPr>
          <w:rStyle w:val="CommentReference"/>
        </w:rPr>
        <w:annotationRef/>
      </w:r>
      <w:r>
        <w:t>Re-phrase if possible. What is “it”? Google Earth Engine accesses itself?</w:t>
      </w:r>
    </w:p>
  </w:comment>
  <w:comment w:id="50" w:author="Gifford, Tyler" w:date="2026-06-17T16:01:00Z" w:initials="TG">
    <w:p w14:paraId="75ECBBF0" w14:textId="77777777" w:rsidR="00B32DDD" w:rsidRDefault="00B32DDD" w:rsidP="00B32DDD">
      <w:pPr>
        <w:pStyle w:val="CommentText"/>
      </w:pPr>
      <w:r>
        <w:rPr>
          <w:rStyle w:val="CommentReference"/>
        </w:rPr>
        <w:annotationRef/>
      </w:r>
      <w:r>
        <w:t>This may be more of a workflow  statement than a module structure statement.</w:t>
      </w:r>
    </w:p>
  </w:comment>
  <w:comment w:id="52" w:author="Gifford, Tyler" w:date="2026-06-17T16:02:00Z" w:initials="TG">
    <w:p w14:paraId="1B300B22" w14:textId="77777777" w:rsidR="00B32DDD" w:rsidRDefault="00B32DDD" w:rsidP="00B32DDD">
      <w:pPr>
        <w:pStyle w:val="CommentText"/>
      </w:pPr>
      <w:r>
        <w:rPr>
          <w:rStyle w:val="CommentReference"/>
        </w:rPr>
        <w:annotationRef/>
      </w:r>
      <w:r>
        <w:t>I know it’s a pain but the tables need to be formatted as actual tables at some point.</w:t>
      </w:r>
    </w:p>
  </w:comment>
  <w:comment w:id="51" w:author="Gifford, Tyler" w:date="2026-06-17T16:09:00Z" w:initials="TG">
    <w:p w14:paraId="0E4605B3" w14:textId="77777777" w:rsidR="00B32DDD" w:rsidRDefault="00B32DDD" w:rsidP="00B32DDD">
      <w:pPr>
        <w:pStyle w:val="CommentText"/>
      </w:pPr>
      <w:r>
        <w:rPr>
          <w:rStyle w:val="CommentReference"/>
        </w:rPr>
        <w:annotationRef/>
      </w:r>
      <w:r>
        <w:t>Re-write these sentences for clarity. I’m not certain calling out two steps is necessary right here. The sentence that starts with “In step two” wanders and could benefit from being split into 2-3 sentences.</w:t>
      </w:r>
    </w:p>
  </w:comment>
  <w:comment w:id="59" w:author="Gifford, Tyler" w:date="2026-06-17T16:04:00Z" w:initials="TG">
    <w:p w14:paraId="4948FE68" w14:textId="77777777" w:rsidR="00B32DDD" w:rsidRDefault="00B32DDD" w:rsidP="00B32DDD">
      <w:pPr>
        <w:pStyle w:val="CommentText"/>
      </w:pPr>
      <w:r>
        <w:rPr>
          <w:rStyle w:val="CommentReference"/>
        </w:rPr>
        <w:annotationRef/>
      </w:r>
      <w:r>
        <w:t>Not a necessary sentence. Don’t caveat and downplay your own work!</w:t>
      </w:r>
    </w:p>
  </w:comment>
  <w:comment w:id="60" w:author="Gifford, Tyler" w:date="2026-06-17T16:48:00Z" w:initials="TG">
    <w:p w14:paraId="55BA0D01" w14:textId="77777777" w:rsidR="00865198" w:rsidRDefault="00865198" w:rsidP="00865198">
      <w:pPr>
        <w:pStyle w:val="CommentText"/>
      </w:pPr>
      <w:r>
        <w:rPr>
          <w:rStyle w:val="CommentReference"/>
        </w:rPr>
        <w:annotationRef/>
      </w:r>
      <w:r>
        <w:t>At some point in the manuscript, you will need to mention that, because it averages over plot IDs, the aggregated point extraction module only applies to numeric data and cannot be used with categorical data (i.e., land cover)</w:t>
      </w:r>
    </w:p>
  </w:comment>
  <w:comment w:id="61" w:author="Gifford, Tyler" w:date="2026-06-17T16:12:00Z" w:initials="TG">
    <w:p w14:paraId="2E08A4BF" w14:textId="77777777" w:rsidR="003E0F29" w:rsidRDefault="003E0F29" w:rsidP="003E0F29">
      <w:pPr>
        <w:pStyle w:val="CommentText"/>
      </w:pPr>
      <w:r>
        <w:rPr>
          <w:rStyle w:val="CommentReference"/>
        </w:rPr>
        <w:annotationRef/>
      </w:r>
      <w:r>
        <w:t>I’m not convinced it’s necessary to include the code block. Is this already within the app or something that a user will have to type themselves? If it’s already baked in, then I don’t think it needs to be mentioned here.</w:t>
      </w:r>
    </w:p>
  </w:comment>
  <w:comment w:id="62" w:author="Gifford, Tyler" w:date="2026-06-17T16:13:00Z" w:initials="TG">
    <w:p w14:paraId="69F8FE2A" w14:textId="77777777" w:rsidR="003E0F29" w:rsidRDefault="003E0F29" w:rsidP="003E0F29">
      <w:pPr>
        <w:pStyle w:val="CommentText"/>
      </w:pPr>
      <w:r>
        <w:rPr>
          <w:rStyle w:val="CommentReference"/>
        </w:rPr>
        <w:annotationRef/>
      </w:r>
      <w:r>
        <w:t>If you choose to keep it, these should be formatted as code blocks. Look at other software papers or journal formatting requirements for how to format them.</w:t>
      </w:r>
    </w:p>
  </w:comment>
  <w:comment w:id="65" w:author="Gifford, Tyler" w:date="2026-06-17T16:28:00Z" w:initials="TG">
    <w:p w14:paraId="09401192" w14:textId="77777777" w:rsidR="0053622E" w:rsidRDefault="0053622E" w:rsidP="0053622E">
      <w:pPr>
        <w:pStyle w:val="CommentText"/>
      </w:pPr>
      <w:r>
        <w:rPr>
          <w:rStyle w:val="CommentReference"/>
        </w:rPr>
        <w:annotationRef/>
      </w:r>
      <w:r>
        <w:t xml:space="preserve">Do you have it coded to specifically select a random angle and a random distance? If so, this definitely needs to be changed. </w:t>
      </w:r>
      <w:r>
        <w:br/>
      </w:r>
      <w:r>
        <w:br/>
        <w:t>A random distance will cause a bias towards points that cluster closer to the center. Think of the area of a circle = pi r^2. The outer “rings” or larger r values have a much larger surface area than closer “rings” or smaller r values. So, r values selected at random do not represent the same area, and thus it will oversample areas closer to the center. Do a little background searching on this.</w:t>
      </w:r>
    </w:p>
  </w:comment>
  <w:comment w:id="66" w:author="Gifford, Tyler" w:date="2026-06-17T16:32:00Z" w:initials="TG">
    <w:p w14:paraId="02F87121" w14:textId="77777777" w:rsidR="001D5E93" w:rsidRDefault="001D5E93" w:rsidP="001D5E93">
      <w:pPr>
        <w:pStyle w:val="CommentText"/>
      </w:pPr>
      <w:r>
        <w:rPr>
          <w:rStyle w:val="CommentReference"/>
        </w:rPr>
        <w:annotationRef/>
      </w:r>
      <w:r>
        <w:t>In simple terms, selecting a random distance r doesn’t provide a random sample of AREA.</w:t>
      </w:r>
    </w:p>
  </w:comment>
  <w:comment w:id="69" w:author="Gifford, Tyler" w:date="2026-06-17T16:28:00Z" w:initials="TG">
    <w:p w14:paraId="7BB2B86C" w14:textId="77777777" w:rsidR="0053622E" w:rsidRDefault="0053622E" w:rsidP="0053622E">
      <w:pPr>
        <w:pStyle w:val="CommentText"/>
      </w:pPr>
      <w:r>
        <w:rPr>
          <w:rStyle w:val="CommentReference"/>
        </w:rPr>
        <w:annotationRef/>
      </w:r>
      <w:r>
        <w:t>How so?</w:t>
      </w:r>
    </w:p>
  </w:comment>
  <w:comment w:id="70" w:author="Gifford, Tyler" w:date="2026-06-17T16:29:00Z" w:initials="TG">
    <w:p w14:paraId="357DB698" w14:textId="77777777" w:rsidR="0053622E" w:rsidRDefault="0053622E" w:rsidP="0053622E">
      <w:pPr>
        <w:pStyle w:val="CommentText"/>
      </w:pPr>
      <w:r>
        <w:rPr>
          <w:rStyle w:val="CommentReference"/>
        </w:rPr>
        <w:annotationRef/>
      </w:r>
      <w:r>
        <w:t>Fill in all placeholders before sending to co-authors.</w:t>
      </w:r>
    </w:p>
  </w:comment>
  <w:comment w:id="71" w:author="Gifford, Tyler" w:date="2026-06-17T16:29:00Z" w:initials="TG">
    <w:p w14:paraId="072EF6F0" w14:textId="77777777" w:rsidR="0053622E" w:rsidRDefault="0053622E" w:rsidP="0053622E">
      <w:pPr>
        <w:pStyle w:val="CommentText"/>
      </w:pPr>
      <w:r>
        <w:rPr>
          <w:rStyle w:val="CommentReference"/>
        </w:rPr>
        <w:annotationRef/>
      </w:r>
      <w:r>
        <w:t>Same as the code chunk above. Is this section fully necessary?</w:t>
      </w:r>
    </w:p>
  </w:comment>
  <w:comment w:id="82" w:author="Gifford, Tyler" w:date="2026-06-17T16:36:00Z" w:initials="TG">
    <w:p w14:paraId="68F8BBB3" w14:textId="77777777" w:rsidR="001D5E93" w:rsidRDefault="001D5E93" w:rsidP="001D5E93">
      <w:pPr>
        <w:pStyle w:val="CommentText"/>
      </w:pPr>
      <w:r>
        <w:rPr>
          <w:rStyle w:val="CommentReference"/>
        </w:rPr>
        <w:annotationRef/>
      </w:r>
      <w:r>
        <w:t xml:space="preserve">I would be careful here that we don’t drift into a sampling tool. Once you fix (or determine if it’s being done properly) the sampling of “r” issue, the only thing this tool can sample is a simple random sample. </w:t>
      </w:r>
    </w:p>
  </w:comment>
  <w:comment w:id="86" w:author="Gifford, Tyler" w:date="2026-06-17T16:54:00Z" w:initials="TG">
    <w:p w14:paraId="164E0C53" w14:textId="77777777" w:rsidR="00554769" w:rsidRDefault="00554769" w:rsidP="00554769">
      <w:pPr>
        <w:pStyle w:val="CommentText"/>
      </w:pPr>
      <w:r>
        <w:rPr>
          <w:rStyle w:val="CommentReference"/>
        </w:rPr>
        <w:annotationRef/>
      </w:r>
      <w:r>
        <w:t>The limitations haven’t been “observed” because we are the ones created the app and thus created the limitations.</w:t>
      </w:r>
    </w:p>
  </w:comment>
  <w:comment w:id="95" w:author="Gifford, Tyler" w:date="2026-06-17T16:38:00Z" w:initials="TG">
    <w:p w14:paraId="134E6779" w14:textId="77777777" w:rsidR="001D5E93" w:rsidRDefault="001D5E93" w:rsidP="001D5E93">
      <w:pPr>
        <w:pStyle w:val="CommentText"/>
      </w:pPr>
      <w:r>
        <w:rPr>
          <w:rStyle w:val="CommentReference"/>
        </w:rPr>
        <w:annotationRef/>
      </w:r>
      <w:r>
        <w:t>Add some sort of formatting to subheadings so they stand out more.</w:t>
      </w:r>
    </w:p>
  </w:comment>
  <w:comment w:id="98" w:author="Gifford, Tyler" w:date="2026-06-17T16:39:00Z" w:initials="TG">
    <w:p w14:paraId="6B1A69D1" w14:textId="77777777" w:rsidR="001D5E93" w:rsidRDefault="001D5E93" w:rsidP="001D5E93">
      <w:pPr>
        <w:pStyle w:val="CommentText"/>
      </w:pPr>
      <w:r>
        <w:rPr>
          <w:rStyle w:val="CommentReference"/>
        </w:rPr>
        <w:annotationRef/>
      </w:r>
      <w:r>
        <w:t>Will need some sort of citation.</w:t>
      </w:r>
    </w:p>
  </w:comment>
  <w:comment w:id="103" w:author="Gifford, Tyler" w:date="2026-06-17T16:39:00Z" w:initials="TG">
    <w:p w14:paraId="4911F9D1" w14:textId="77777777" w:rsidR="001D5E93" w:rsidRDefault="001D5E93" w:rsidP="001D5E93">
      <w:pPr>
        <w:pStyle w:val="CommentText"/>
      </w:pPr>
      <w:r>
        <w:rPr>
          <w:rStyle w:val="CommentReference"/>
        </w:rPr>
        <w:annotationRef/>
      </w:r>
      <w:r>
        <w:t>What do you mean manually updated? And why will the web app lag behind?</w:t>
      </w:r>
    </w:p>
  </w:comment>
  <w:comment w:id="104" w:author="Gifford, Tyler" w:date="2026-06-17T16:39:00Z" w:initials="TG">
    <w:p w14:paraId="07CA1FC5" w14:textId="77777777" w:rsidR="001D5E93" w:rsidRDefault="001D5E93" w:rsidP="001D5E93">
      <w:pPr>
        <w:pStyle w:val="CommentText"/>
      </w:pPr>
      <w:r>
        <w:rPr>
          <w:rStyle w:val="CommentReference"/>
        </w:rPr>
        <w:annotationRef/>
      </w:r>
      <w:r>
        <w:t>Split into multiple sentences.</w:t>
      </w:r>
    </w:p>
  </w:comment>
  <w:comment w:id="105" w:author="Gifford, Tyler" w:date="2026-06-17T16:41:00Z" w:initials="TG">
    <w:p w14:paraId="7852CFE1" w14:textId="77777777" w:rsidR="00865198" w:rsidRDefault="00865198" w:rsidP="00865198">
      <w:pPr>
        <w:pStyle w:val="CommentText"/>
      </w:pPr>
      <w:r>
        <w:rPr>
          <w:rStyle w:val="CommentReference"/>
        </w:rPr>
        <w:annotationRef/>
      </w:r>
      <w:r>
        <w:t>Same as above. This is currently all just a single sentence.</w:t>
      </w:r>
    </w:p>
  </w:comment>
  <w:comment w:id="106" w:author="Skiba, Tara" w:date="2026-05-20T13:14:00Z" w:initials="TS">
    <w:p w14:paraId="0A6A5584" w14:textId="77777777" w:rsidR="00F639B2" w:rsidRDefault="00F639B2" w:rsidP="00F639B2">
      <w:pPr>
        <w:pStyle w:val="CommentText"/>
        <w:numPr>
          <w:ilvl w:val="0"/>
          <w:numId w:val="16"/>
        </w:numPr>
      </w:pPr>
      <w:r>
        <w:rPr>
          <w:rStyle w:val="CommentReference"/>
        </w:rPr>
        <w:annotationRef/>
      </w:r>
      <w:r>
        <w:t>showcasing the app</w:t>
      </w:r>
    </w:p>
    <w:p w14:paraId="2C5F6BA4" w14:textId="77777777" w:rsidR="00F639B2" w:rsidRDefault="00F639B2" w:rsidP="00F639B2">
      <w:pPr>
        <w:pStyle w:val="CommentText"/>
        <w:numPr>
          <w:ilvl w:val="0"/>
          <w:numId w:val="16"/>
        </w:numPr>
      </w:pPr>
      <w:r>
        <w:t>Validating the point extraction modules by comparing recorded data against queried values</w:t>
      </w:r>
    </w:p>
    <w:p w14:paraId="63B13F61" w14:textId="77777777" w:rsidR="00F639B2" w:rsidRDefault="00F639B2" w:rsidP="00F639B2">
      <w:pPr>
        <w:pStyle w:val="CommentText"/>
        <w:numPr>
          <w:ilvl w:val="0"/>
          <w:numId w:val="16"/>
        </w:numPr>
      </w:pPr>
      <w:r>
        <w:t>Quantify the differences in WorldClim data returned by the various buffering approaches</w:t>
      </w:r>
    </w:p>
    <w:p w14:paraId="21D94D0C" w14:textId="77777777" w:rsidR="00F639B2" w:rsidRDefault="00F639B2" w:rsidP="00F639B2">
      <w:pPr>
        <w:pStyle w:val="CommentText"/>
        <w:numPr>
          <w:ilvl w:val="0"/>
          <w:numId w:val="16"/>
        </w:numPr>
      </w:pPr>
      <w:r>
        <w:t>Demonstrate how to incorporate into existing forest inventories, using the FIA long-term forest monitoring dataset</w:t>
      </w:r>
    </w:p>
  </w:comment>
  <w:comment w:id="107" w:author="Gifford, Tyler" w:date="2026-06-15T17:31:00Z" w:initials="TG">
    <w:p w14:paraId="06DFBECE" w14:textId="77777777" w:rsidR="0015449B" w:rsidRDefault="0015449B" w:rsidP="0015449B">
      <w:pPr>
        <w:pStyle w:val="CommentText"/>
      </w:pPr>
      <w:r>
        <w:rPr>
          <w:rStyle w:val="CommentReference"/>
        </w:rPr>
        <w:annotationRef/>
      </w:r>
      <w:r>
        <w:t>This isn’t exactly true. We are simply comparing FIA and NASA data. Do we actually compare “recorded versus queried values”? If so, that needs to stand out more. See comment below.</w:t>
      </w:r>
    </w:p>
  </w:comment>
  <w:comment w:id="108" w:author="Gifford, Tyler" w:date="2026-06-17T15:26:00Z" w:initials="TG">
    <w:p w14:paraId="05FA08AE" w14:textId="77777777" w:rsidR="006129CB" w:rsidRDefault="006129CB" w:rsidP="006129CB">
      <w:pPr>
        <w:pStyle w:val="CommentText"/>
      </w:pPr>
      <w:r>
        <w:rPr>
          <w:rStyle w:val="CommentReference"/>
        </w:rPr>
        <w:annotationRef/>
      </w:r>
      <w:r>
        <w:t>We aren’t actually validating the point extraction module. We are instead demonstrating the tool and comparing FIA data to NASA data. I’m not sure if such an approach is even necessary. Which makes me think, we still don’t have anything that is validating the tool itself. A known or sample dataset with values obtained outside of the tool, demonstrating that it does indeed return the correct values. Is this a concern? Read through other software papers to get answer that question.</w:t>
      </w:r>
    </w:p>
  </w:comment>
  <w:comment w:id="109" w:author="Gifford, Tyler" w:date="2026-06-17T16:42:00Z" w:initials="TG">
    <w:p w14:paraId="0052265C" w14:textId="77777777" w:rsidR="00865198" w:rsidRDefault="00865198" w:rsidP="00865198">
      <w:pPr>
        <w:pStyle w:val="CommentText"/>
      </w:pPr>
      <w:r>
        <w:rPr>
          <w:rStyle w:val="CommentReference"/>
        </w:rPr>
        <w:annotationRef/>
      </w:r>
      <w:r>
        <w:t>What estimation bias is reduced? Bias versus what?</w:t>
      </w:r>
    </w:p>
  </w:comment>
  <w:comment w:id="112" w:author="Gifford, Tyler" w:date="2026-06-17T16:45:00Z" w:initials="TG">
    <w:p w14:paraId="309D67CC" w14:textId="77777777" w:rsidR="00865198" w:rsidRDefault="00865198" w:rsidP="00865198">
      <w:pPr>
        <w:pStyle w:val="CommentText"/>
      </w:pPr>
      <w:r>
        <w:rPr>
          <w:rStyle w:val="CommentReference"/>
        </w:rPr>
        <w:annotationRef/>
      </w:r>
      <w:r>
        <w:t>Again, format or designate subheadings so the hierarchy is clear. My assumption is that this subheading is actually a subheading of the heading above “Case study - Forest Inventory”?</w:t>
      </w:r>
    </w:p>
  </w:comment>
  <w:comment w:id="115" w:author="Gifford, Tyler" w:date="2026-06-17T16:57:00Z" w:initials="TG">
    <w:p w14:paraId="2794B49C" w14:textId="77777777" w:rsidR="00554769" w:rsidRDefault="00554769" w:rsidP="00554769">
      <w:pPr>
        <w:pStyle w:val="CommentText"/>
      </w:pPr>
      <w:r>
        <w:rPr>
          <w:rStyle w:val="CommentReference"/>
        </w:rPr>
        <w:annotationRef/>
      </w:r>
      <w:r>
        <w:t>Not exactly true. The subplots are ~1/24</w:t>
      </w:r>
      <w:r>
        <w:rPr>
          <w:vertAlign w:val="superscript"/>
        </w:rPr>
        <w:t>th</w:t>
      </w:r>
      <w:r>
        <w:t xml:space="preserve"> of an acre, so the actual sampled area is ~1/6</w:t>
      </w:r>
      <w:r>
        <w:rPr>
          <w:vertAlign w:val="superscript"/>
        </w:rPr>
        <w:t>th</w:t>
      </w:r>
      <w:r>
        <w:t xml:space="preserve"> of an acre.</w:t>
      </w:r>
    </w:p>
  </w:comment>
  <w:comment w:id="116" w:author="Gifford, Tyler" w:date="2026-06-17T16:58:00Z" w:initials="TG">
    <w:p w14:paraId="6D4C529B" w14:textId="77777777" w:rsidR="00554769" w:rsidRDefault="00554769" w:rsidP="00554769">
      <w:pPr>
        <w:pStyle w:val="CommentText"/>
      </w:pPr>
      <w:r>
        <w:rPr>
          <w:rStyle w:val="CommentReference"/>
        </w:rPr>
        <w:annotationRef/>
      </w:r>
      <w:r>
        <w:t>Remove before sending to coauthors.</w:t>
      </w:r>
    </w:p>
  </w:comment>
  <w:comment w:id="117" w:author="Gifford, Tyler" w:date="2026-06-17T16:57:00Z" w:initials="TG">
    <w:p w14:paraId="6B968917" w14:textId="77777777" w:rsidR="00554769" w:rsidRDefault="00554769" w:rsidP="00554769">
      <w:pPr>
        <w:pStyle w:val="CommentText"/>
      </w:pPr>
      <w:r>
        <w:rPr>
          <w:rStyle w:val="CommentReference"/>
        </w:rPr>
        <w:annotationRef/>
      </w:r>
      <w:r>
        <w:t>Grab the new citation instead.</w:t>
      </w:r>
    </w:p>
  </w:comment>
  <w:comment w:id="120" w:author="Gifford, Tyler" w:date="2026-06-17T16:45:00Z" w:initials="TG">
    <w:p w14:paraId="77BCF6F2" w14:textId="77777777" w:rsidR="00554769" w:rsidRDefault="00554769" w:rsidP="00865198">
      <w:pPr>
        <w:pStyle w:val="CommentText"/>
      </w:pPr>
      <w:r>
        <w:rPr>
          <w:rStyle w:val="CommentReference"/>
        </w:rPr>
        <w:annotationRef/>
      </w:r>
      <w:r>
        <w:t>Again, format or designate subheadings so the hierarchy is clear. My assumption is that this subheading is actually a subheading of the heading above “Case study - Forest Inventory”?</w:t>
      </w:r>
    </w:p>
  </w:comment>
  <w:comment w:id="123" w:author="Gifford, Tyler" w:date="2026-06-15T17:34:00Z" w:initials="TG">
    <w:p w14:paraId="0896D82B" w14:textId="77777777" w:rsidR="0015449B" w:rsidRDefault="0015449B" w:rsidP="0015449B">
      <w:pPr>
        <w:pStyle w:val="CommentText"/>
      </w:pPr>
      <w:r>
        <w:rPr>
          <w:rStyle w:val="CommentReference"/>
        </w:rPr>
        <w:annotationRef/>
      </w:r>
      <w:r>
        <w:t>Same comment as above. It’s not the accuracy of the module, rather just a comparison of the two datasets.</w:t>
      </w:r>
    </w:p>
  </w:comment>
  <w:comment w:id="124" w:author="Gifford, Tyler" w:date="2026-06-17T17:04:00Z" w:initials="TG">
    <w:p w14:paraId="53B43262" w14:textId="77777777" w:rsidR="00234A8D" w:rsidRDefault="00234A8D" w:rsidP="00234A8D">
      <w:pPr>
        <w:pStyle w:val="CommentText"/>
      </w:pPr>
      <w:r>
        <w:rPr>
          <w:rStyle w:val="CommentReference"/>
        </w:rPr>
        <w:annotationRef/>
      </w:r>
      <w:r>
        <w:t>This is the first mention of the actual observations. A sentence or two needs to be added to the paragraph where you introduce FIA that describes the example dataset you are using.</w:t>
      </w:r>
    </w:p>
  </w:comment>
  <w:comment w:id="125" w:author="Gifford, Tyler" w:date="2026-06-17T17:00:00Z" w:initials="TG">
    <w:p w14:paraId="726FD5FC" w14:textId="77777777" w:rsidR="00554769" w:rsidRDefault="00554769" w:rsidP="00554769">
      <w:pPr>
        <w:pStyle w:val="CommentText"/>
      </w:pPr>
      <w:r>
        <w:rPr>
          <w:rStyle w:val="CommentReference"/>
        </w:rPr>
        <w:annotationRef/>
      </w:r>
      <w:r>
        <w:t>Unsure what bias you are referring to here.</w:t>
      </w:r>
    </w:p>
  </w:comment>
  <w:comment w:id="126" w:author="Gifford, Tyler" w:date="2026-06-17T17:01:00Z" w:initials="TG">
    <w:p w14:paraId="45C21F4B" w14:textId="77777777" w:rsidR="00554769" w:rsidRDefault="00554769" w:rsidP="00554769">
      <w:pPr>
        <w:pStyle w:val="CommentText"/>
      </w:pPr>
      <w:r>
        <w:rPr>
          <w:rStyle w:val="CommentReference"/>
        </w:rPr>
        <w:annotationRef/>
      </w:r>
      <w:r>
        <w:t>Will need a citation.</w:t>
      </w:r>
    </w:p>
  </w:comment>
  <w:comment w:id="127" w:author="Gifford, Tyler" w:date="2026-06-17T17:02:00Z" w:initials="TG">
    <w:p w14:paraId="3F120770" w14:textId="77777777" w:rsidR="00554769" w:rsidRDefault="00554769" w:rsidP="00554769">
      <w:pPr>
        <w:pStyle w:val="CommentText"/>
      </w:pPr>
      <w:r>
        <w:rPr>
          <w:rStyle w:val="CommentReference"/>
        </w:rPr>
        <w:annotationRef/>
      </w:r>
      <w:r>
        <w:t xml:space="preserve">I notice we are jumping back and forth between metric and imperial units. Let’s just switch all units throughout the manuscript into imperial units. That doesn’t mean you need to re-run anything, just do unit conversions on any value you report in the manuscript. </w:t>
      </w:r>
    </w:p>
  </w:comment>
  <w:comment w:id="128" w:author="Gifford, Tyler" w:date="2026-06-17T17:16:00Z" w:initials="TG">
    <w:p w14:paraId="3777B06A" w14:textId="77777777" w:rsidR="00151926" w:rsidRDefault="00F52228" w:rsidP="00151926">
      <w:pPr>
        <w:pStyle w:val="CommentText"/>
      </w:pPr>
      <w:r>
        <w:rPr>
          <w:rStyle w:val="CommentReference"/>
        </w:rPr>
        <w:annotationRef/>
      </w:r>
      <w:r w:rsidR="00151926">
        <w:t>Can we talk about how these papers show compatibility with FIA’s permanent plot size? I’m still a little unclear what is meant by “compatible with FIA’s permanent plot size”. Did you mean for these citations to be in a different place? Most don’t use FIA data.</w:t>
      </w:r>
    </w:p>
  </w:comment>
  <w:comment w:id="134" w:author="Gifford, Tyler" w:date="2026-06-18T09:01:00Z" w:initials="TG">
    <w:p w14:paraId="52A0B3F9" w14:textId="77777777" w:rsidR="00325115" w:rsidRDefault="00A2009B" w:rsidP="00325115">
      <w:pPr>
        <w:pStyle w:val="CommentText"/>
      </w:pPr>
      <w:r>
        <w:rPr>
          <w:rStyle w:val="CommentReference"/>
        </w:rPr>
        <w:annotationRef/>
      </w:r>
      <w:r w:rsidR="00325115">
        <w:t>I’m struggling a little bit with the overall structure of the paper. Our paper, as written, describes the tool and then uses the tool to conduct what are almost mini-research questions. It currently feels like the mini-research questions (which are 1. comparison of FIA and NASA elevation and 2. spatial sampling approaches of worldclim data) are not fully explored and deserve separate and complete Results section and Discussion section.</w:t>
      </w:r>
    </w:p>
    <w:p w14:paraId="7A254A78" w14:textId="77777777" w:rsidR="00325115" w:rsidRDefault="00325115" w:rsidP="00325115">
      <w:pPr>
        <w:pStyle w:val="CommentText"/>
      </w:pPr>
    </w:p>
    <w:p w14:paraId="67E3B083" w14:textId="77777777" w:rsidR="00325115" w:rsidRDefault="00325115" w:rsidP="00325115">
      <w:pPr>
        <w:pStyle w:val="CommentText"/>
      </w:pPr>
      <w:r>
        <w:t>At the same time, those research questions aren’t really the purpose of the paper. Let’s think and discuss what the best approach should be.</w:t>
      </w:r>
    </w:p>
  </w:comment>
  <w:comment w:id="135" w:author="Gifford, Tyler" w:date="2026-06-18T08:22:00Z" w:initials="TG">
    <w:p w14:paraId="2654798F" w14:textId="77777777" w:rsidR="00151926" w:rsidRDefault="00151926" w:rsidP="00151926">
      <w:pPr>
        <w:pStyle w:val="CommentText"/>
      </w:pPr>
      <w:r>
        <w:rPr>
          <w:rStyle w:val="CommentReference"/>
        </w:rPr>
        <w:annotationRef/>
      </w:r>
      <w:r>
        <w:t>Phrasing is a bit vague. Try to be as clear as possible.</w:t>
      </w:r>
    </w:p>
  </w:comment>
  <w:comment w:id="136" w:author="Gifford, Tyler" w:date="2026-06-18T08:23:00Z" w:initials="TG">
    <w:p w14:paraId="5D8ED1AA" w14:textId="77777777" w:rsidR="00151926" w:rsidRDefault="00151926" w:rsidP="00151926">
      <w:pPr>
        <w:pStyle w:val="CommentText"/>
      </w:pPr>
      <w:r>
        <w:rPr>
          <w:rStyle w:val="CommentReference"/>
        </w:rPr>
        <w:annotationRef/>
      </w:r>
      <w:r>
        <w:t>Clean up before sending to coauthors.</w:t>
      </w:r>
    </w:p>
  </w:comment>
  <w:comment w:id="137" w:author="Gifford, Tyler" w:date="2026-06-18T08:24:00Z" w:initials="TG">
    <w:p w14:paraId="7CA1B99E" w14:textId="77777777" w:rsidR="00151926" w:rsidRDefault="00151926" w:rsidP="00151926">
      <w:pPr>
        <w:pStyle w:val="CommentText"/>
      </w:pPr>
      <w:r>
        <w:rPr>
          <w:rStyle w:val="CommentReference"/>
        </w:rPr>
        <w:annotationRef/>
      </w:r>
      <w:r>
        <w:t>Again, this doesn’t prove the point extraction module is functioning. It just proves that FIA and NASA datasets match.</w:t>
      </w:r>
    </w:p>
  </w:comment>
  <w:comment w:id="140" w:author="Gifford, Tyler" w:date="2026-06-18T08:25:00Z" w:initials="TG">
    <w:p w14:paraId="499A2A2B" w14:textId="77777777" w:rsidR="00151926" w:rsidRDefault="00151926" w:rsidP="00151926">
      <w:pPr>
        <w:pStyle w:val="CommentText"/>
      </w:pPr>
      <w:r>
        <w:rPr>
          <w:rStyle w:val="CommentReference"/>
        </w:rPr>
        <w:annotationRef/>
      </w:r>
      <w:r>
        <w:t>Run-on sentence</w:t>
      </w:r>
    </w:p>
  </w:comment>
  <w:comment w:id="141" w:author="Gifford, Tyler" w:date="2026-06-18T08:27:00Z" w:initials="TG">
    <w:p w14:paraId="5004FF25" w14:textId="77777777" w:rsidR="00FA64A4" w:rsidRDefault="00FA64A4" w:rsidP="00FA64A4">
      <w:pPr>
        <w:pStyle w:val="CommentText"/>
      </w:pPr>
      <w:r>
        <w:rPr>
          <w:rStyle w:val="CommentReference"/>
        </w:rPr>
        <w:annotationRef/>
      </w:r>
      <w:r>
        <w:t>Why is that? Is there reason to believe NASA or FIA is flawed and another dataset would give better results? Why not use such a dataset to begin?</w:t>
      </w:r>
    </w:p>
  </w:comment>
  <w:comment w:id="148" w:author="Gifford, Tyler" w:date="2026-06-18T08:35:00Z" w:initials="TG">
    <w:p w14:paraId="3B0F93DD" w14:textId="77777777" w:rsidR="00AA0A68" w:rsidRDefault="00FA64A4" w:rsidP="00AA0A68">
      <w:pPr>
        <w:pStyle w:val="CommentText"/>
      </w:pPr>
      <w:r>
        <w:rPr>
          <w:rStyle w:val="CommentReference"/>
        </w:rPr>
        <w:annotationRef/>
      </w:r>
      <w:r w:rsidR="00AA0A68">
        <w:t>I encourage you to go back through the paper and think deeply about each instance you use bias. In this case (and a few other instances in the paper), I’m not certain bias is the appropriate word because we are intentionally buffering these to be away from the “truth”.</w:t>
      </w:r>
    </w:p>
  </w:comment>
  <w:comment w:id="149" w:author="Gifford, Tyler" w:date="2026-06-18T08:47:00Z" w:initials="TG">
    <w:p w14:paraId="255C74E2" w14:textId="77777777" w:rsidR="00AA0A68" w:rsidRDefault="00AA0A68" w:rsidP="00AA0A68">
      <w:pPr>
        <w:pStyle w:val="CommentText"/>
      </w:pPr>
      <w:r>
        <w:rPr>
          <w:rStyle w:val="CommentReference"/>
        </w:rPr>
        <w:annotationRef/>
      </w:r>
      <w:r>
        <w:t>I’m fairly certain this is due to the randomization procedure that oversamples values closer to plot center (see comments above). It is not surprising that multiple buffering is closer to the truth because it is an average of values that are being intentionally placed close to the truth. I don’t think this finding will necessarily change when you fix the randomization of the sampling, but I do think it will be less pronounced.</w:t>
      </w:r>
    </w:p>
    <w:p w14:paraId="66FCC0BD" w14:textId="77777777" w:rsidR="00AA0A68" w:rsidRDefault="00AA0A68" w:rsidP="00AA0A68">
      <w:pPr>
        <w:pStyle w:val="CommentText"/>
      </w:pPr>
    </w:p>
    <w:p w14:paraId="78F672B2" w14:textId="77777777" w:rsidR="00AA0A68" w:rsidRDefault="00AA0A68" w:rsidP="00AA0A68">
      <w:pPr>
        <w:pStyle w:val="CommentText"/>
      </w:pPr>
      <w:r>
        <w:t xml:space="preserve">You will still probably see the multi-point giving consistently closer values since it is an average of multiple points. This acts almost like a smoother. </w:t>
      </w:r>
    </w:p>
  </w:comment>
  <w:comment w:id="150" w:author="Gifford, Tyler" w:date="2026-06-18T08:49:00Z" w:initials="TG">
    <w:p w14:paraId="55E58D4D" w14:textId="77777777" w:rsidR="000612AD" w:rsidRDefault="000612AD" w:rsidP="000612AD">
      <w:pPr>
        <w:pStyle w:val="CommentText"/>
      </w:pPr>
      <w:r>
        <w:rPr>
          <w:rStyle w:val="CommentReference"/>
        </w:rPr>
        <w:annotationRef/>
      </w:r>
      <w:r>
        <w:t>What discrepancies? I know because we’ve talked about it, but a reader has no reference to what discrepancies you’re describing here.</w:t>
      </w:r>
    </w:p>
  </w:comment>
  <w:comment w:id="151" w:author="Gifford, Tyler" w:date="2026-06-18T08:49:00Z" w:initials="TG">
    <w:p w14:paraId="4D1ED836" w14:textId="77777777" w:rsidR="000612AD" w:rsidRDefault="000612AD" w:rsidP="000612AD">
      <w:pPr>
        <w:pStyle w:val="CommentText"/>
      </w:pPr>
      <w:r>
        <w:rPr>
          <w:rStyle w:val="CommentReference"/>
        </w:rPr>
        <w:annotationRef/>
      </w:r>
      <w:r>
        <w:t>What is meant by “accepted range”? Is this a published range, a rule of thumb, gut feeling? As you go back through the paper, try to be very precise with your language. Don’t add claims or extra phrases that aren’t verified just as a means to get your point across.</w:t>
      </w:r>
    </w:p>
  </w:comment>
  <w:comment w:id="154" w:author="Gifford, Tyler" w:date="2026-06-18T08:53:00Z" w:initials="TG">
    <w:p w14:paraId="2095C638" w14:textId="77777777" w:rsidR="000612AD" w:rsidRDefault="000612AD" w:rsidP="000612AD">
      <w:pPr>
        <w:pStyle w:val="CommentText"/>
      </w:pPr>
      <w:r>
        <w:rPr>
          <w:rStyle w:val="CommentReference"/>
        </w:rPr>
        <w:annotationRef/>
      </w:r>
      <w:r>
        <w:t xml:space="preserve">Double check your use of bias here again. Try to imagine that you repeated the process a billion times and then averaged them. Some of the individual results will be far away from the truth but when averaged across millions of trials, they will land on the truth. If not, then you have some form of bias. </w:t>
      </w:r>
    </w:p>
  </w:comment>
  <w:comment w:id="155" w:author="Gifford, Tyler" w:date="2026-06-18T08:41:00Z" w:initials="TG">
    <w:p w14:paraId="01F57841" w14:textId="2AD8F0C2" w:rsidR="00AA0A68" w:rsidRDefault="00AA0A68" w:rsidP="00AA0A68">
      <w:pPr>
        <w:pStyle w:val="CommentText"/>
      </w:pPr>
      <w:r>
        <w:rPr>
          <w:rStyle w:val="CommentReference"/>
        </w:rPr>
        <w:annotationRef/>
      </w:r>
      <w:r>
        <w:t xml:space="preserve">This comment is meant for Table 5. I’m not sure why it’s attached to a different word….anyway. I know we’ve talked about tables several times, but I think it’s wise to go ahead and convert them to actual tables at this point. If you choose to keep this table with all of the columns as is, it will need additional headers to delineate which ones refer to </w:t>
      </w:r>
    </w:p>
  </w:comment>
  <w:comment w:id="156" w:author="Gifford, Tyler" w:date="2026-06-18T08:54:00Z" w:initials="TG">
    <w:p w14:paraId="5420736C" w14:textId="77777777" w:rsidR="000612AD" w:rsidRDefault="000612AD" w:rsidP="000612AD">
      <w:pPr>
        <w:pStyle w:val="CommentText"/>
      </w:pPr>
      <w:r>
        <w:rPr>
          <w:rStyle w:val="CommentReference"/>
        </w:rPr>
        <w:annotationRef/>
      </w:r>
      <w:r>
        <w:t>What goals?</w:t>
      </w:r>
    </w:p>
  </w:comment>
  <w:comment w:id="158" w:author="Gifford, Tyler" w:date="2026-06-18T08:56:00Z" w:initials="TG">
    <w:p w14:paraId="06F4ECDB" w14:textId="77777777" w:rsidR="000612AD" w:rsidRDefault="000612AD" w:rsidP="000612AD">
      <w:pPr>
        <w:pStyle w:val="CommentText"/>
      </w:pPr>
      <w:r>
        <w:rPr>
          <w:rStyle w:val="CommentReference"/>
        </w:rPr>
        <w:annotationRef/>
      </w:r>
      <w:r>
        <w:t>Either re-state the issues or delete this phrase.</w:t>
      </w:r>
    </w:p>
  </w:comment>
  <w:comment w:id="159" w:author="Gifford, Tyler" w:date="2026-06-15T17:24:00Z" w:initials="TG">
    <w:p w14:paraId="4D4BEACF" w14:textId="77777777" w:rsidR="00D22950" w:rsidRDefault="00D22950" w:rsidP="00D22950">
      <w:pPr>
        <w:pStyle w:val="CommentText"/>
      </w:pPr>
      <w:r>
        <w:rPr>
          <w:rStyle w:val="CommentReference"/>
        </w:rPr>
        <w:annotationRef/>
      </w:r>
      <w:r>
        <w:t>Remove these before sending to coauthors.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3F893B" w15:done="0"/>
  <w15:commentEx w15:paraId="2C832959" w15:done="0"/>
  <w15:commentEx w15:paraId="711A1AC4" w15:done="0"/>
  <w15:commentEx w15:paraId="2C42F5F5" w15:done="0"/>
  <w15:commentEx w15:paraId="52D610C9" w15:done="0"/>
  <w15:commentEx w15:paraId="1240832E" w15:paraIdParent="52D610C9" w15:done="0"/>
  <w15:commentEx w15:paraId="4911CD9E" w15:done="0"/>
  <w15:commentEx w15:paraId="60BF811E" w15:done="0"/>
  <w15:commentEx w15:paraId="67DFB4D5" w15:done="0"/>
  <w15:commentEx w15:paraId="103739E0" w15:done="0"/>
  <w15:commentEx w15:paraId="383D8B78" w15:done="0"/>
  <w15:commentEx w15:paraId="441585FE" w15:done="0"/>
  <w15:commentEx w15:paraId="35482191" w15:done="0"/>
  <w15:commentEx w15:paraId="7F5F7F03" w15:done="0"/>
  <w15:commentEx w15:paraId="0B2FC50B" w15:done="0"/>
  <w15:commentEx w15:paraId="5DCEBF85" w15:done="0"/>
  <w15:commentEx w15:paraId="5E6EAAF2" w15:done="0"/>
  <w15:commentEx w15:paraId="39B289D8" w15:done="0"/>
  <w15:commentEx w15:paraId="238AD273" w15:done="0"/>
  <w15:commentEx w15:paraId="3498C270" w15:done="0"/>
  <w15:commentEx w15:paraId="49D08EF8" w15:done="0"/>
  <w15:commentEx w15:paraId="3871ED5C" w15:done="0"/>
  <w15:commentEx w15:paraId="640EADB9" w15:done="0"/>
  <w15:commentEx w15:paraId="43DF2D95" w15:done="0"/>
  <w15:commentEx w15:paraId="15AE4259" w15:done="0"/>
  <w15:commentEx w15:paraId="354539EF" w15:done="0"/>
  <w15:commentEx w15:paraId="75ECBBF0" w15:done="0"/>
  <w15:commentEx w15:paraId="1B300B22" w15:done="0"/>
  <w15:commentEx w15:paraId="0E4605B3" w15:done="0"/>
  <w15:commentEx w15:paraId="4948FE68" w15:done="0"/>
  <w15:commentEx w15:paraId="55BA0D01" w15:done="0"/>
  <w15:commentEx w15:paraId="2E08A4BF" w15:done="0"/>
  <w15:commentEx w15:paraId="69F8FE2A" w15:paraIdParent="2E08A4BF" w15:done="0"/>
  <w15:commentEx w15:paraId="09401192" w15:done="0"/>
  <w15:commentEx w15:paraId="02F87121" w15:paraIdParent="09401192" w15:done="0"/>
  <w15:commentEx w15:paraId="7BB2B86C" w15:done="0"/>
  <w15:commentEx w15:paraId="357DB698" w15:done="0"/>
  <w15:commentEx w15:paraId="072EF6F0" w15:done="0"/>
  <w15:commentEx w15:paraId="68F8BBB3" w15:done="0"/>
  <w15:commentEx w15:paraId="164E0C53" w15:done="0"/>
  <w15:commentEx w15:paraId="134E6779" w15:done="0"/>
  <w15:commentEx w15:paraId="6B1A69D1" w15:done="0"/>
  <w15:commentEx w15:paraId="4911F9D1" w15:done="0"/>
  <w15:commentEx w15:paraId="07CA1FC5" w15:done="0"/>
  <w15:commentEx w15:paraId="7852CFE1" w15:done="0"/>
  <w15:commentEx w15:paraId="21D94D0C" w15:done="0"/>
  <w15:commentEx w15:paraId="06DFBECE" w15:done="0"/>
  <w15:commentEx w15:paraId="05FA08AE" w15:paraIdParent="06DFBECE" w15:done="0"/>
  <w15:commentEx w15:paraId="0052265C" w15:done="0"/>
  <w15:commentEx w15:paraId="309D67CC" w15:done="0"/>
  <w15:commentEx w15:paraId="2794B49C" w15:done="0"/>
  <w15:commentEx w15:paraId="6D4C529B" w15:done="0"/>
  <w15:commentEx w15:paraId="6B968917" w15:done="0"/>
  <w15:commentEx w15:paraId="77BCF6F2" w15:done="0"/>
  <w15:commentEx w15:paraId="0896D82B" w15:done="0"/>
  <w15:commentEx w15:paraId="53B43262" w15:done="0"/>
  <w15:commentEx w15:paraId="726FD5FC" w15:done="0"/>
  <w15:commentEx w15:paraId="45C21F4B" w15:done="0"/>
  <w15:commentEx w15:paraId="3F120770" w15:done="0"/>
  <w15:commentEx w15:paraId="3777B06A" w15:done="0"/>
  <w15:commentEx w15:paraId="67E3B083" w15:done="0"/>
  <w15:commentEx w15:paraId="2654798F" w15:done="0"/>
  <w15:commentEx w15:paraId="5D8ED1AA" w15:done="0"/>
  <w15:commentEx w15:paraId="7CA1B99E" w15:done="0"/>
  <w15:commentEx w15:paraId="499A2A2B" w15:done="0"/>
  <w15:commentEx w15:paraId="5004FF25" w15:done="0"/>
  <w15:commentEx w15:paraId="3B0F93DD" w15:done="0"/>
  <w15:commentEx w15:paraId="78F672B2" w15:done="0"/>
  <w15:commentEx w15:paraId="55E58D4D" w15:done="0"/>
  <w15:commentEx w15:paraId="4D1ED836" w15:done="0"/>
  <w15:commentEx w15:paraId="2095C638" w15:done="0"/>
  <w15:commentEx w15:paraId="01F57841" w15:done="0"/>
  <w15:commentEx w15:paraId="5420736C" w15:done="0"/>
  <w15:commentEx w15:paraId="06F4ECDB" w15:done="0"/>
  <w15:commentEx w15:paraId="4D4BEA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82AF5D" w16cex:dateUtc="2026-06-17T19:00:00Z"/>
  <w16cex:commentExtensible w16cex:durableId="7A1DACED" w16cex:dateUtc="2026-06-17T19:00:00Z"/>
  <w16cex:commentExtensible w16cex:durableId="76E3BF0F" w16cex:dateUtc="2026-06-17T19:08:00Z"/>
  <w16cex:commentExtensible w16cex:durableId="4CF03655" w16cex:dateUtc="2026-06-17T19:05:00Z"/>
  <w16cex:commentExtensible w16cex:durableId="6F2E2B90" w16cex:dateUtc="2026-03-02T22:02:00Z"/>
  <w16cex:commentExtensible w16cex:durableId="0CE53923" w16cex:dateUtc="2026-06-15T21:22:00Z"/>
  <w16cex:commentExtensible w16cex:durableId="3C88D111" w16cex:dateUtc="2026-06-17T19:13:00Z"/>
  <w16cex:commentExtensible w16cex:durableId="068C4A67" w16cex:dateUtc="2026-06-17T19:14:00Z"/>
  <w16cex:commentExtensible w16cex:durableId="1C93891D" w16cex:dateUtc="2026-06-17T19:23:00Z"/>
  <w16cex:commentExtensible w16cex:durableId="63275F59" w16cex:dateUtc="2026-03-02T22:08:00Z"/>
  <w16cex:commentExtensible w16cex:durableId="0A2F7056" w16cex:dateUtc="2026-06-17T19:32:00Z"/>
  <w16cex:commentExtensible w16cex:durableId="2548ACA5" w16cex:dateUtc="2026-06-17T19:32:00Z"/>
  <w16cex:commentExtensible w16cex:durableId="240EAE61" w16cex:dateUtc="2026-03-02T22:19:00Z"/>
  <w16cex:commentExtensible w16cex:durableId="18D06238" w16cex:dateUtc="2026-06-17T19:34:00Z"/>
  <w16cex:commentExtensible w16cex:durableId="0CB6488F" w16cex:dateUtc="2026-04-02T15:59:00Z"/>
  <w16cex:commentExtensible w16cex:durableId="7CB0F10F" w16cex:dateUtc="2026-06-17T19:39:00Z"/>
  <w16cex:commentExtensible w16cex:durableId="2583367F" w16cex:dateUtc="2026-04-02T16:07:00Z"/>
  <w16cex:commentExtensible w16cex:durableId="25EDFA97" w16cex:dateUtc="2026-04-02T16:14:00Z"/>
  <w16cex:commentExtensible w16cex:durableId="14B26455" w16cex:dateUtc="2026-06-17T19:38:00Z"/>
  <w16cex:commentExtensible w16cex:durableId="6AE65D61" w16cex:dateUtc="2026-06-17T19:39:00Z"/>
  <w16cex:commentExtensible w16cex:durableId="22721CBF" w16cex:dateUtc="2026-06-17T19:44:00Z"/>
  <w16cex:commentExtensible w16cex:durableId="7719D69A" w16cex:dateUtc="2026-06-17T19:45:00Z"/>
  <w16cex:commentExtensible w16cex:durableId="3C72A05F" w16cex:dateUtc="2026-06-17T19:57:00Z"/>
  <w16cex:commentExtensible w16cex:durableId="7664FE10" w16cex:dateUtc="2026-06-17T19:58:00Z"/>
  <w16cex:commentExtensible w16cex:durableId="746C469F" w16cex:dateUtc="2026-04-17T18:57:00Z"/>
  <w16cex:commentExtensible w16cex:durableId="3FC6C4C6" w16cex:dateUtc="2026-06-17T20:00:00Z"/>
  <w16cex:commentExtensible w16cex:durableId="3B6F8E34" w16cex:dateUtc="2026-06-17T20:01:00Z"/>
  <w16cex:commentExtensible w16cex:durableId="172ACDCA" w16cex:dateUtc="2026-06-17T20:02:00Z"/>
  <w16cex:commentExtensible w16cex:durableId="7437BE3F" w16cex:dateUtc="2026-06-17T20:09:00Z"/>
  <w16cex:commentExtensible w16cex:durableId="6FCDBDC9" w16cex:dateUtc="2026-06-17T20:04:00Z"/>
  <w16cex:commentExtensible w16cex:durableId="262CC65D" w16cex:dateUtc="2026-06-17T20:48:00Z"/>
  <w16cex:commentExtensible w16cex:durableId="39E48ECD" w16cex:dateUtc="2026-06-17T20:12:00Z"/>
  <w16cex:commentExtensible w16cex:durableId="2EC563C9" w16cex:dateUtc="2026-06-17T20:13:00Z"/>
  <w16cex:commentExtensible w16cex:durableId="7E2046EF" w16cex:dateUtc="2026-06-17T20:28:00Z"/>
  <w16cex:commentExtensible w16cex:durableId="1078160E" w16cex:dateUtc="2026-06-17T20:32:00Z"/>
  <w16cex:commentExtensible w16cex:durableId="328B6E0B" w16cex:dateUtc="2026-06-17T20:28:00Z"/>
  <w16cex:commentExtensible w16cex:durableId="4C7BB4B1" w16cex:dateUtc="2026-06-17T20:29:00Z"/>
  <w16cex:commentExtensible w16cex:durableId="1D1AB29F" w16cex:dateUtc="2026-06-17T20:29:00Z"/>
  <w16cex:commentExtensible w16cex:durableId="0E5E5BEB" w16cex:dateUtc="2026-06-17T20:36:00Z"/>
  <w16cex:commentExtensible w16cex:durableId="73A0F9D9" w16cex:dateUtc="2026-06-17T20:54:00Z"/>
  <w16cex:commentExtensible w16cex:durableId="20D86CD5" w16cex:dateUtc="2026-06-17T20:38:00Z"/>
  <w16cex:commentExtensible w16cex:durableId="4FBBD0F3" w16cex:dateUtc="2026-06-17T20:39:00Z"/>
  <w16cex:commentExtensible w16cex:durableId="4BFBE1A8" w16cex:dateUtc="2026-06-17T20:39:00Z"/>
  <w16cex:commentExtensible w16cex:durableId="25A53A1F" w16cex:dateUtc="2026-06-17T20:39:00Z"/>
  <w16cex:commentExtensible w16cex:durableId="037F9832" w16cex:dateUtc="2026-06-17T20:41:00Z"/>
  <w16cex:commentExtensible w16cex:durableId="40F198E8" w16cex:dateUtc="2026-05-20T17:14:00Z"/>
  <w16cex:commentExtensible w16cex:durableId="03F47448" w16cex:dateUtc="2026-06-15T21:31:00Z"/>
  <w16cex:commentExtensible w16cex:durableId="6F4C6BD0" w16cex:dateUtc="2026-06-17T19:26:00Z"/>
  <w16cex:commentExtensible w16cex:durableId="516D14EE" w16cex:dateUtc="2026-06-17T20:42:00Z"/>
  <w16cex:commentExtensible w16cex:durableId="386CF43B" w16cex:dateUtc="2026-06-17T20:45:00Z"/>
  <w16cex:commentExtensible w16cex:durableId="7890B757" w16cex:dateUtc="2026-06-17T20:57:00Z"/>
  <w16cex:commentExtensible w16cex:durableId="08036B9C" w16cex:dateUtc="2026-06-17T20:58:00Z"/>
  <w16cex:commentExtensible w16cex:durableId="66BE0328" w16cex:dateUtc="2026-06-17T20:57:00Z"/>
  <w16cex:commentExtensible w16cex:durableId="56E7DDFF" w16cex:dateUtc="2026-06-17T20:45:00Z"/>
  <w16cex:commentExtensible w16cex:durableId="716BBDD4" w16cex:dateUtc="2026-06-15T21:34:00Z"/>
  <w16cex:commentExtensible w16cex:durableId="4DA35F56" w16cex:dateUtc="2026-06-17T21:04:00Z"/>
  <w16cex:commentExtensible w16cex:durableId="62CC11CF" w16cex:dateUtc="2026-06-17T21:00:00Z"/>
  <w16cex:commentExtensible w16cex:durableId="03F4F610" w16cex:dateUtc="2026-06-17T21:01:00Z"/>
  <w16cex:commentExtensible w16cex:durableId="351A2136" w16cex:dateUtc="2026-06-17T21:02:00Z"/>
  <w16cex:commentExtensible w16cex:durableId="35C6A3F0" w16cex:dateUtc="2026-06-17T21:16:00Z"/>
  <w16cex:commentExtensible w16cex:durableId="0D0C049A" w16cex:dateUtc="2026-06-18T13:01:00Z"/>
  <w16cex:commentExtensible w16cex:durableId="122DD8A3" w16cex:dateUtc="2026-06-18T12:22:00Z"/>
  <w16cex:commentExtensible w16cex:durableId="40EB7858" w16cex:dateUtc="2026-06-18T12:23:00Z"/>
  <w16cex:commentExtensible w16cex:durableId="3BC5A2E7" w16cex:dateUtc="2026-06-18T12:24:00Z"/>
  <w16cex:commentExtensible w16cex:durableId="2ADDC6AE" w16cex:dateUtc="2026-06-18T12:25:00Z"/>
  <w16cex:commentExtensible w16cex:durableId="3CAE60F8" w16cex:dateUtc="2026-06-18T12:27:00Z"/>
  <w16cex:commentExtensible w16cex:durableId="4AD13F6A" w16cex:dateUtc="2026-06-18T12:35:00Z"/>
  <w16cex:commentExtensible w16cex:durableId="70FB5121" w16cex:dateUtc="2026-06-18T12:47:00Z"/>
  <w16cex:commentExtensible w16cex:durableId="62395302" w16cex:dateUtc="2026-06-18T12:49:00Z"/>
  <w16cex:commentExtensible w16cex:durableId="31B04E13" w16cex:dateUtc="2026-06-18T12:49:00Z"/>
  <w16cex:commentExtensible w16cex:durableId="66A1954E" w16cex:dateUtc="2026-06-18T12:53:00Z"/>
  <w16cex:commentExtensible w16cex:durableId="4D599120" w16cex:dateUtc="2026-06-18T12:41:00Z"/>
  <w16cex:commentExtensible w16cex:durableId="7D98FC89" w16cex:dateUtc="2026-06-18T12:54:00Z"/>
  <w16cex:commentExtensible w16cex:durableId="030DCC51" w16cex:dateUtc="2026-06-18T12:56:00Z"/>
  <w16cex:commentExtensible w16cex:durableId="47C7EBD0" w16cex:dateUtc="2026-06-15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3F893B" w16cid:durableId="0882AF5D"/>
  <w16cid:commentId w16cid:paraId="2C832959" w16cid:durableId="7A1DACED"/>
  <w16cid:commentId w16cid:paraId="711A1AC4" w16cid:durableId="76E3BF0F"/>
  <w16cid:commentId w16cid:paraId="2C42F5F5" w16cid:durableId="4CF03655"/>
  <w16cid:commentId w16cid:paraId="52D610C9" w16cid:durableId="6F2E2B90"/>
  <w16cid:commentId w16cid:paraId="1240832E" w16cid:durableId="0CE53923"/>
  <w16cid:commentId w16cid:paraId="4911CD9E" w16cid:durableId="3C88D111"/>
  <w16cid:commentId w16cid:paraId="60BF811E" w16cid:durableId="068C4A67"/>
  <w16cid:commentId w16cid:paraId="67DFB4D5" w16cid:durableId="1C93891D"/>
  <w16cid:commentId w16cid:paraId="103739E0" w16cid:durableId="63275F59"/>
  <w16cid:commentId w16cid:paraId="383D8B78" w16cid:durableId="0A2F7056"/>
  <w16cid:commentId w16cid:paraId="441585FE" w16cid:durableId="2548ACA5"/>
  <w16cid:commentId w16cid:paraId="35482191" w16cid:durableId="240EAE61"/>
  <w16cid:commentId w16cid:paraId="7F5F7F03" w16cid:durableId="18D06238"/>
  <w16cid:commentId w16cid:paraId="0B2FC50B" w16cid:durableId="0CB6488F"/>
  <w16cid:commentId w16cid:paraId="5DCEBF85" w16cid:durableId="7CB0F10F"/>
  <w16cid:commentId w16cid:paraId="5E6EAAF2" w16cid:durableId="2583367F"/>
  <w16cid:commentId w16cid:paraId="39B289D8" w16cid:durableId="25EDFA97"/>
  <w16cid:commentId w16cid:paraId="238AD273" w16cid:durableId="14B26455"/>
  <w16cid:commentId w16cid:paraId="3498C270" w16cid:durableId="6AE65D61"/>
  <w16cid:commentId w16cid:paraId="49D08EF8" w16cid:durableId="22721CBF"/>
  <w16cid:commentId w16cid:paraId="3871ED5C" w16cid:durableId="7719D69A"/>
  <w16cid:commentId w16cid:paraId="640EADB9" w16cid:durableId="3C72A05F"/>
  <w16cid:commentId w16cid:paraId="43DF2D95" w16cid:durableId="7664FE10"/>
  <w16cid:commentId w16cid:paraId="15AE4259" w16cid:durableId="746C469F"/>
  <w16cid:commentId w16cid:paraId="354539EF" w16cid:durableId="3FC6C4C6"/>
  <w16cid:commentId w16cid:paraId="75ECBBF0" w16cid:durableId="3B6F8E34"/>
  <w16cid:commentId w16cid:paraId="1B300B22" w16cid:durableId="172ACDCA"/>
  <w16cid:commentId w16cid:paraId="0E4605B3" w16cid:durableId="7437BE3F"/>
  <w16cid:commentId w16cid:paraId="4948FE68" w16cid:durableId="6FCDBDC9"/>
  <w16cid:commentId w16cid:paraId="55BA0D01" w16cid:durableId="262CC65D"/>
  <w16cid:commentId w16cid:paraId="2E08A4BF" w16cid:durableId="39E48ECD"/>
  <w16cid:commentId w16cid:paraId="69F8FE2A" w16cid:durableId="2EC563C9"/>
  <w16cid:commentId w16cid:paraId="09401192" w16cid:durableId="7E2046EF"/>
  <w16cid:commentId w16cid:paraId="02F87121" w16cid:durableId="1078160E"/>
  <w16cid:commentId w16cid:paraId="7BB2B86C" w16cid:durableId="328B6E0B"/>
  <w16cid:commentId w16cid:paraId="357DB698" w16cid:durableId="4C7BB4B1"/>
  <w16cid:commentId w16cid:paraId="072EF6F0" w16cid:durableId="1D1AB29F"/>
  <w16cid:commentId w16cid:paraId="68F8BBB3" w16cid:durableId="0E5E5BEB"/>
  <w16cid:commentId w16cid:paraId="164E0C53" w16cid:durableId="73A0F9D9"/>
  <w16cid:commentId w16cid:paraId="134E6779" w16cid:durableId="20D86CD5"/>
  <w16cid:commentId w16cid:paraId="6B1A69D1" w16cid:durableId="4FBBD0F3"/>
  <w16cid:commentId w16cid:paraId="4911F9D1" w16cid:durableId="4BFBE1A8"/>
  <w16cid:commentId w16cid:paraId="07CA1FC5" w16cid:durableId="25A53A1F"/>
  <w16cid:commentId w16cid:paraId="7852CFE1" w16cid:durableId="037F9832"/>
  <w16cid:commentId w16cid:paraId="21D94D0C" w16cid:durableId="40F198E8"/>
  <w16cid:commentId w16cid:paraId="06DFBECE" w16cid:durableId="03F47448"/>
  <w16cid:commentId w16cid:paraId="05FA08AE" w16cid:durableId="6F4C6BD0"/>
  <w16cid:commentId w16cid:paraId="0052265C" w16cid:durableId="516D14EE"/>
  <w16cid:commentId w16cid:paraId="309D67CC" w16cid:durableId="386CF43B"/>
  <w16cid:commentId w16cid:paraId="2794B49C" w16cid:durableId="7890B757"/>
  <w16cid:commentId w16cid:paraId="6D4C529B" w16cid:durableId="08036B9C"/>
  <w16cid:commentId w16cid:paraId="6B968917" w16cid:durableId="66BE0328"/>
  <w16cid:commentId w16cid:paraId="77BCF6F2" w16cid:durableId="56E7DDFF"/>
  <w16cid:commentId w16cid:paraId="0896D82B" w16cid:durableId="716BBDD4"/>
  <w16cid:commentId w16cid:paraId="53B43262" w16cid:durableId="4DA35F56"/>
  <w16cid:commentId w16cid:paraId="726FD5FC" w16cid:durableId="62CC11CF"/>
  <w16cid:commentId w16cid:paraId="45C21F4B" w16cid:durableId="03F4F610"/>
  <w16cid:commentId w16cid:paraId="3F120770" w16cid:durableId="351A2136"/>
  <w16cid:commentId w16cid:paraId="3777B06A" w16cid:durableId="35C6A3F0"/>
  <w16cid:commentId w16cid:paraId="67E3B083" w16cid:durableId="0D0C049A"/>
  <w16cid:commentId w16cid:paraId="2654798F" w16cid:durableId="122DD8A3"/>
  <w16cid:commentId w16cid:paraId="5D8ED1AA" w16cid:durableId="40EB7858"/>
  <w16cid:commentId w16cid:paraId="7CA1B99E" w16cid:durableId="3BC5A2E7"/>
  <w16cid:commentId w16cid:paraId="499A2A2B" w16cid:durableId="2ADDC6AE"/>
  <w16cid:commentId w16cid:paraId="5004FF25" w16cid:durableId="3CAE60F8"/>
  <w16cid:commentId w16cid:paraId="3B0F93DD" w16cid:durableId="4AD13F6A"/>
  <w16cid:commentId w16cid:paraId="78F672B2" w16cid:durableId="70FB5121"/>
  <w16cid:commentId w16cid:paraId="55E58D4D" w16cid:durableId="62395302"/>
  <w16cid:commentId w16cid:paraId="4D1ED836" w16cid:durableId="31B04E13"/>
  <w16cid:commentId w16cid:paraId="2095C638" w16cid:durableId="66A1954E"/>
  <w16cid:commentId w16cid:paraId="01F57841" w16cid:durableId="4D599120"/>
  <w16cid:commentId w16cid:paraId="5420736C" w16cid:durableId="7D98FC89"/>
  <w16cid:commentId w16cid:paraId="06F4ECDB" w16cid:durableId="030DCC51"/>
  <w16cid:commentId w16cid:paraId="4D4BEACF" w16cid:durableId="47C7EB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990"/>
    <w:multiLevelType w:val="hybridMultilevel"/>
    <w:tmpl w:val="A0F20DFE"/>
    <w:lvl w:ilvl="0" w:tplc="2FF4260A">
      <w:start w:val="1"/>
      <w:numFmt w:val="bullet"/>
      <w:lvlText w:val=""/>
      <w:lvlJc w:val="left"/>
      <w:pPr>
        <w:ind w:left="1020" w:hanging="360"/>
      </w:pPr>
      <w:rPr>
        <w:rFonts w:ascii="Symbol" w:hAnsi="Symbol"/>
      </w:rPr>
    </w:lvl>
    <w:lvl w:ilvl="1" w:tplc="B62E880A">
      <w:start w:val="1"/>
      <w:numFmt w:val="bullet"/>
      <w:lvlText w:val=""/>
      <w:lvlJc w:val="left"/>
      <w:pPr>
        <w:ind w:left="1020" w:hanging="360"/>
      </w:pPr>
      <w:rPr>
        <w:rFonts w:ascii="Symbol" w:hAnsi="Symbol"/>
      </w:rPr>
    </w:lvl>
    <w:lvl w:ilvl="2" w:tplc="5D505B38">
      <w:start w:val="1"/>
      <w:numFmt w:val="bullet"/>
      <w:lvlText w:val=""/>
      <w:lvlJc w:val="left"/>
      <w:pPr>
        <w:ind w:left="1020" w:hanging="360"/>
      </w:pPr>
      <w:rPr>
        <w:rFonts w:ascii="Symbol" w:hAnsi="Symbol"/>
      </w:rPr>
    </w:lvl>
    <w:lvl w:ilvl="3" w:tplc="E8B4CE28">
      <w:start w:val="1"/>
      <w:numFmt w:val="bullet"/>
      <w:lvlText w:val=""/>
      <w:lvlJc w:val="left"/>
      <w:pPr>
        <w:ind w:left="1020" w:hanging="360"/>
      </w:pPr>
      <w:rPr>
        <w:rFonts w:ascii="Symbol" w:hAnsi="Symbol"/>
      </w:rPr>
    </w:lvl>
    <w:lvl w:ilvl="4" w:tplc="7FF0BA60">
      <w:start w:val="1"/>
      <w:numFmt w:val="bullet"/>
      <w:lvlText w:val=""/>
      <w:lvlJc w:val="left"/>
      <w:pPr>
        <w:ind w:left="1020" w:hanging="360"/>
      </w:pPr>
      <w:rPr>
        <w:rFonts w:ascii="Symbol" w:hAnsi="Symbol"/>
      </w:rPr>
    </w:lvl>
    <w:lvl w:ilvl="5" w:tplc="96E206D0">
      <w:start w:val="1"/>
      <w:numFmt w:val="bullet"/>
      <w:lvlText w:val=""/>
      <w:lvlJc w:val="left"/>
      <w:pPr>
        <w:ind w:left="1020" w:hanging="360"/>
      </w:pPr>
      <w:rPr>
        <w:rFonts w:ascii="Symbol" w:hAnsi="Symbol"/>
      </w:rPr>
    </w:lvl>
    <w:lvl w:ilvl="6" w:tplc="A6163216">
      <w:start w:val="1"/>
      <w:numFmt w:val="bullet"/>
      <w:lvlText w:val=""/>
      <w:lvlJc w:val="left"/>
      <w:pPr>
        <w:ind w:left="1020" w:hanging="360"/>
      </w:pPr>
      <w:rPr>
        <w:rFonts w:ascii="Symbol" w:hAnsi="Symbol"/>
      </w:rPr>
    </w:lvl>
    <w:lvl w:ilvl="7" w:tplc="C340F57C">
      <w:start w:val="1"/>
      <w:numFmt w:val="bullet"/>
      <w:lvlText w:val=""/>
      <w:lvlJc w:val="left"/>
      <w:pPr>
        <w:ind w:left="1020" w:hanging="360"/>
      </w:pPr>
      <w:rPr>
        <w:rFonts w:ascii="Symbol" w:hAnsi="Symbol"/>
      </w:rPr>
    </w:lvl>
    <w:lvl w:ilvl="8" w:tplc="2740434E">
      <w:start w:val="1"/>
      <w:numFmt w:val="bullet"/>
      <w:lvlText w:val=""/>
      <w:lvlJc w:val="left"/>
      <w:pPr>
        <w:ind w:left="1020" w:hanging="360"/>
      </w:pPr>
      <w:rPr>
        <w:rFonts w:ascii="Symbol" w:hAnsi="Symbol"/>
      </w:rPr>
    </w:lvl>
  </w:abstractNum>
  <w:abstractNum w:abstractNumId="1" w15:restartNumberingAfterBreak="0">
    <w:nsid w:val="04E44250"/>
    <w:multiLevelType w:val="hybridMultilevel"/>
    <w:tmpl w:val="612E968C"/>
    <w:lvl w:ilvl="0" w:tplc="DDD608FA">
      <w:start w:val="1"/>
      <w:numFmt w:val="decimal"/>
      <w:lvlText w:val="%1."/>
      <w:lvlJc w:val="left"/>
      <w:pPr>
        <w:ind w:left="1020" w:hanging="360"/>
      </w:pPr>
    </w:lvl>
    <w:lvl w:ilvl="1" w:tplc="ACF8247A">
      <w:start w:val="1"/>
      <w:numFmt w:val="decimal"/>
      <w:lvlText w:val="%2."/>
      <w:lvlJc w:val="left"/>
      <w:pPr>
        <w:ind w:left="1020" w:hanging="360"/>
      </w:pPr>
    </w:lvl>
    <w:lvl w:ilvl="2" w:tplc="AF0E16BE">
      <w:start w:val="1"/>
      <w:numFmt w:val="decimal"/>
      <w:lvlText w:val="%3."/>
      <w:lvlJc w:val="left"/>
      <w:pPr>
        <w:ind w:left="1020" w:hanging="360"/>
      </w:pPr>
    </w:lvl>
    <w:lvl w:ilvl="3" w:tplc="CC660F4A">
      <w:start w:val="1"/>
      <w:numFmt w:val="decimal"/>
      <w:lvlText w:val="%4."/>
      <w:lvlJc w:val="left"/>
      <w:pPr>
        <w:ind w:left="1020" w:hanging="360"/>
      </w:pPr>
    </w:lvl>
    <w:lvl w:ilvl="4" w:tplc="DA26782C">
      <w:start w:val="1"/>
      <w:numFmt w:val="decimal"/>
      <w:lvlText w:val="%5."/>
      <w:lvlJc w:val="left"/>
      <w:pPr>
        <w:ind w:left="1020" w:hanging="360"/>
      </w:pPr>
    </w:lvl>
    <w:lvl w:ilvl="5" w:tplc="D040BC7C">
      <w:start w:val="1"/>
      <w:numFmt w:val="decimal"/>
      <w:lvlText w:val="%6."/>
      <w:lvlJc w:val="left"/>
      <w:pPr>
        <w:ind w:left="1020" w:hanging="360"/>
      </w:pPr>
    </w:lvl>
    <w:lvl w:ilvl="6" w:tplc="5DE81F86">
      <w:start w:val="1"/>
      <w:numFmt w:val="decimal"/>
      <w:lvlText w:val="%7."/>
      <w:lvlJc w:val="left"/>
      <w:pPr>
        <w:ind w:left="1020" w:hanging="360"/>
      </w:pPr>
    </w:lvl>
    <w:lvl w:ilvl="7" w:tplc="D6B2EA50">
      <w:start w:val="1"/>
      <w:numFmt w:val="decimal"/>
      <w:lvlText w:val="%8."/>
      <w:lvlJc w:val="left"/>
      <w:pPr>
        <w:ind w:left="1020" w:hanging="360"/>
      </w:pPr>
    </w:lvl>
    <w:lvl w:ilvl="8" w:tplc="BAF4B57A">
      <w:start w:val="1"/>
      <w:numFmt w:val="decimal"/>
      <w:lvlText w:val="%9."/>
      <w:lvlJc w:val="left"/>
      <w:pPr>
        <w:ind w:left="1020" w:hanging="360"/>
      </w:pPr>
    </w:lvl>
  </w:abstractNum>
  <w:abstractNum w:abstractNumId="2" w15:restartNumberingAfterBreak="0">
    <w:nsid w:val="1448490E"/>
    <w:multiLevelType w:val="hybridMultilevel"/>
    <w:tmpl w:val="B4D4B1A4"/>
    <w:lvl w:ilvl="0" w:tplc="9384A77E">
      <w:start w:val="1"/>
      <w:numFmt w:val="decimal"/>
      <w:lvlText w:val="%1."/>
      <w:lvlJc w:val="left"/>
      <w:pPr>
        <w:ind w:left="1020" w:hanging="360"/>
      </w:pPr>
    </w:lvl>
    <w:lvl w:ilvl="1" w:tplc="01546A58">
      <w:start w:val="1"/>
      <w:numFmt w:val="decimal"/>
      <w:lvlText w:val="%2."/>
      <w:lvlJc w:val="left"/>
      <w:pPr>
        <w:ind w:left="1020" w:hanging="360"/>
      </w:pPr>
    </w:lvl>
    <w:lvl w:ilvl="2" w:tplc="1BDE8926">
      <w:start w:val="1"/>
      <w:numFmt w:val="decimal"/>
      <w:lvlText w:val="%3."/>
      <w:lvlJc w:val="left"/>
      <w:pPr>
        <w:ind w:left="1020" w:hanging="360"/>
      </w:pPr>
    </w:lvl>
    <w:lvl w:ilvl="3" w:tplc="E70660BA">
      <w:start w:val="1"/>
      <w:numFmt w:val="decimal"/>
      <w:lvlText w:val="%4."/>
      <w:lvlJc w:val="left"/>
      <w:pPr>
        <w:ind w:left="1020" w:hanging="360"/>
      </w:pPr>
    </w:lvl>
    <w:lvl w:ilvl="4" w:tplc="24623490">
      <w:start w:val="1"/>
      <w:numFmt w:val="decimal"/>
      <w:lvlText w:val="%5."/>
      <w:lvlJc w:val="left"/>
      <w:pPr>
        <w:ind w:left="1020" w:hanging="360"/>
      </w:pPr>
    </w:lvl>
    <w:lvl w:ilvl="5" w:tplc="D994B4FE">
      <w:start w:val="1"/>
      <w:numFmt w:val="decimal"/>
      <w:lvlText w:val="%6."/>
      <w:lvlJc w:val="left"/>
      <w:pPr>
        <w:ind w:left="1020" w:hanging="360"/>
      </w:pPr>
    </w:lvl>
    <w:lvl w:ilvl="6" w:tplc="195671B4">
      <w:start w:val="1"/>
      <w:numFmt w:val="decimal"/>
      <w:lvlText w:val="%7."/>
      <w:lvlJc w:val="left"/>
      <w:pPr>
        <w:ind w:left="1020" w:hanging="360"/>
      </w:pPr>
    </w:lvl>
    <w:lvl w:ilvl="7" w:tplc="9F26F69C">
      <w:start w:val="1"/>
      <w:numFmt w:val="decimal"/>
      <w:lvlText w:val="%8."/>
      <w:lvlJc w:val="left"/>
      <w:pPr>
        <w:ind w:left="1020" w:hanging="360"/>
      </w:pPr>
    </w:lvl>
    <w:lvl w:ilvl="8" w:tplc="57D018B0">
      <w:start w:val="1"/>
      <w:numFmt w:val="decimal"/>
      <w:lvlText w:val="%9."/>
      <w:lvlJc w:val="left"/>
      <w:pPr>
        <w:ind w:left="1020" w:hanging="360"/>
      </w:pPr>
    </w:lvl>
  </w:abstractNum>
  <w:abstractNum w:abstractNumId="3" w15:restartNumberingAfterBreak="0">
    <w:nsid w:val="15F7473F"/>
    <w:multiLevelType w:val="hybridMultilevel"/>
    <w:tmpl w:val="E2882020"/>
    <w:lvl w:ilvl="0" w:tplc="B344B8B0">
      <w:start w:val="1"/>
      <w:numFmt w:val="decimal"/>
      <w:lvlText w:val="%1."/>
      <w:lvlJc w:val="left"/>
      <w:pPr>
        <w:ind w:left="1020" w:hanging="360"/>
      </w:pPr>
    </w:lvl>
    <w:lvl w:ilvl="1" w:tplc="C00660E0">
      <w:start w:val="1"/>
      <w:numFmt w:val="decimal"/>
      <w:lvlText w:val="%2."/>
      <w:lvlJc w:val="left"/>
      <w:pPr>
        <w:ind w:left="1020" w:hanging="360"/>
      </w:pPr>
    </w:lvl>
    <w:lvl w:ilvl="2" w:tplc="E3B64306">
      <w:start w:val="1"/>
      <w:numFmt w:val="decimal"/>
      <w:lvlText w:val="%3."/>
      <w:lvlJc w:val="left"/>
      <w:pPr>
        <w:ind w:left="1020" w:hanging="360"/>
      </w:pPr>
    </w:lvl>
    <w:lvl w:ilvl="3" w:tplc="B7D61B60">
      <w:start w:val="1"/>
      <w:numFmt w:val="decimal"/>
      <w:lvlText w:val="%4."/>
      <w:lvlJc w:val="left"/>
      <w:pPr>
        <w:ind w:left="1020" w:hanging="360"/>
      </w:pPr>
    </w:lvl>
    <w:lvl w:ilvl="4" w:tplc="B5A2B1F0">
      <w:start w:val="1"/>
      <w:numFmt w:val="decimal"/>
      <w:lvlText w:val="%5."/>
      <w:lvlJc w:val="left"/>
      <w:pPr>
        <w:ind w:left="1020" w:hanging="360"/>
      </w:pPr>
    </w:lvl>
    <w:lvl w:ilvl="5" w:tplc="E2A20B1C">
      <w:start w:val="1"/>
      <w:numFmt w:val="decimal"/>
      <w:lvlText w:val="%6."/>
      <w:lvlJc w:val="left"/>
      <w:pPr>
        <w:ind w:left="1020" w:hanging="360"/>
      </w:pPr>
    </w:lvl>
    <w:lvl w:ilvl="6" w:tplc="6F7074CC">
      <w:start w:val="1"/>
      <w:numFmt w:val="decimal"/>
      <w:lvlText w:val="%7."/>
      <w:lvlJc w:val="left"/>
      <w:pPr>
        <w:ind w:left="1020" w:hanging="360"/>
      </w:pPr>
    </w:lvl>
    <w:lvl w:ilvl="7" w:tplc="4536AF52">
      <w:start w:val="1"/>
      <w:numFmt w:val="decimal"/>
      <w:lvlText w:val="%8."/>
      <w:lvlJc w:val="left"/>
      <w:pPr>
        <w:ind w:left="1020" w:hanging="360"/>
      </w:pPr>
    </w:lvl>
    <w:lvl w:ilvl="8" w:tplc="607283B2">
      <w:start w:val="1"/>
      <w:numFmt w:val="decimal"/>
      <w:lvlText w:val="%9."/>
      <w:lvlJc w:val="left"/>
      <w:pPr>
        <w:ind w:left="1020" w:hanging="360"/>
      </w:pPr>
    </w:lvl>
  </w:abstractNum>
  <w:abstractNum w:abstractNumId="4" w15:restartNumberingAfterBreak="0">
    <w:nsid w:val="1C065194"/>
    <w:multiLevelType w:val="hybridMultilevel"/>
    <w:tmpl w:val="E0BE92D6"/>
    <w:lvl w:ilvl="0" w:tplc="B0367BDA">
      <w:start w:val="1"/>
      <w:numFmt w:val="decimal"/>
      <w:lvlText w:val="%1."/>
      <w:lvlJc w:val="left"/>
      <w:pPr>
        <w:ind w:left="1020" w:hanging="360"/>
      </w:pPr>
    </w:lvl>
    <w:lvl w:ilvl="1" w:tplc="D6B0DF2A">
      <w:start w:val="1"/>
      <w:numFmt w:val="decimal"/>
      <w:lvlText w:val="%2."/>
      <w:lvlJc w:val="left"/>
      <w:pPr>
        <w:ind w:left="1020" w:hanging="360"/>
      </w:pPr>
    </w:lvl>
    <w:lvl w:ilvl="2" w:tplc="D23E4DE6">
      <w:start w:val="1"/>
      <w:numFmt w:val="decimal"/>
      <w:lvlText w:val="%3."/>
      <w:lvlJc w:val="left"/>
      <w:pPr>
        <w:ind w:left="1020" w:hanging="360"/>
      </w:pPr>
    </w:lvl>
    <w:lvl w:ilvl="3" w:tplc="DD54876E">
      <w:start w:val="1"/>
      <w:numFmt w:val="decimal"/>
      <w:lvlText w:val="%4."/>
      <w:lvlJc w:val="left"/>
      <w:pPr>
        <w:ind w:left="1020" w:hanging="360"/>
      </w:pPr>
    </w:lvl>
    <w:lvl w:ilvl="4" w:tplc="163A364E">
      <w:start w:val="1"/>
      <w:numFmt w:val="decimal"/>
      <w:lvlText w:val="%5."/>
      <w:lvlJc w:val="left"/>
      <w:pPr>
        <w:ind w:left="1020" w:hanging="360"/>
      </w:pPr>
    </w:lvl>
    <w:lvl w:ilvl="5" w:tplc="97DA3640">
      <w:start w:val="1"/>
      <w:numFmt w:val="decimal"/>
      <w:lvlText w:val="%6."/>
      <w:lvlJc w:val="left"/>
      <w:pPr>
        <w:ind w:left="1020" w:hanging="360"/>
      </w:pPr>
    </w:lvl>
    <w:lvl w:ilvl="6" w:tplc="A680088C">
      <w:start w:val="1"/>
      <w:numFmt w:val="decimal"/>
      <w:lvlText w:val="%7."/>
      <w:lvlJc w:val="left"/>
      <w:pPr>
        <w:ind w:left="1020" w:hanging="360"/>
      </w:pPr>
    </w:lvl>
    <w:lvl w:ilvl="7" w:tplc="5F74530E">
      <w:start w:val="1"/>
      <w:numFmt w:val="decimal"/>
      <w:lvlText w:val="%8."/>
      <w:lvlJc w:val="left"/>
      <w:pPr>
        <w:ind w:left="1020" w:hanging="360"/>
      </w:pPr>
    </w:lvl>
    <w:lvl w:ilvl="8" w:tplc="D25CA208">
      <w:start w:val="1"/>
      <w:numFmt w:val="decimal"/>
      <w:lvlText w:val="%9."/>
      <w:lvlJc w:val="left"/>
      <w:pPr>
        <w:ind w:left="1020" w:hanging="360"/>
      </w:pPr>
    </w:lvl>
  </w:abstractNum>
  <w:abstractNum w:abstractNumId="5" w15:restartNumberingAfterBreak="0">
    <w:nsid w:val="1F9A0334"/>
    <w:multiLevelType w:val="hybridMultilevel"/>
    <w:tmpl w:val="212E4F00"/>
    <w:lvl w:ilvl="0" w:tplc="4838061E">
      <w:start w:val="1"/>
      <w:numFmt w:val="decimal"/>
      <w:lvlText w:val="%1."/>
      <w:lvlJc w:val="left"/>
      <w:pPr>
        <w:ind w:left="1020" w:hanging="360"/>
      </w:pPr>
    </w:lvl>
    <w:lvl w:ilvl="1" w:tplc="EA7AF35A">
      <w:start w:val="1"/>
      <w:numFmt w:val="decimal"/>
      <w:lvlText w:val="%2."/>
      <w:lvlJc w:val="left"/>
      <w:pPr>
        <w:ind w:left="1020" w:hanging="360"/>
      </w:pPr>
    </w:lvl>
    <w:lvl w:ilvl="2" w:tplc="46803160">
      <w:start w:val="1"/>
      <w:numFmt w:val="decimal"/>
      <w:lvlText w:val="%3."/>
      <w:lvlJc w:val="left"/>
      <w:pPr>
        <w:ind w:left="1020" w:hanging="360"/>
      </w:pPr>
    </w:lvl>
    <w:lvl w:ilvl="3" w:tplc="988A634A">
      <w:start w:val="1"/>
      <w:numFmt w:val="decimal"/>
      <w:lvlText w:val="%4."/>
      <w:lvlJc w:val="left"/>
      <w:pPr>
        <w:ind w:left="1020" w:hanging="360"/>
      </w:pPr>
    </w:lvl>
    <w:lvl w:ilvl="4" w:tplc="6A2A55F2">
      <w:start w:val="1"/>
      <w:numFmt w:val="decimal"/>
      <w:lvlText w:val="%5."/>
      <w:lvlJc w:val="left"/>
      <w:pPr>
        <w:ind w:left="1020" w:hanging="360"/>
      </w:pPr>
    </w:lvl>
    <w:lvl w:ilvl="5" w:tplc="90046672">
      <w:start w:val="1"/>
      <w:numFmt w:val="decimal"/>
      <w:lvlText w:val="%6."/>
      <w:lvlJc w:val="left"/>
      <w:pPr>
        <w:ind w:left="1020" w:hanging="360"/>
      </w:pPr>
    </w:lvl>
    <w:lvl w:ilvl="6" w:tplc="7F2C3116">
      <w:start w:val="1"/>
      <w:numFmt w:val="decimal"/>
      <w:lvlText w:val="%7."/>
      <w:lvlJc w:val="left"/>
      <w:pPr>
        <w:ind w:left="1020" w:hanging="360"/>
      </w:pPr>
    </w:lvl>
    <w:lvl w:ilvl="7" w:tplc="62527FAA">
      <w:start w:val="1"/>
      <w:numFmt w:val="decimal"/>
      <w:lvlText w:val="%8."/>
      <w:lvlJc w:val="left"/>
      <w:pPr>
        <w:ind w:left="1020" w:hanging="360"/>
      </w:pPr>
    </w:lvl>
    <w:lvl w:ilvl="8" w:tplc="0E3A48D6">
      <w:start w:val="1"/>
      <w:numFmt w:val="decimal"/>
      <w:lvlText w:val="%9."/>
      <w:lvlJc w:val="left"/>
      <w:pPr>
        <w:ind w:left="1020" w:hanging="360"/>
      </w:pPr>
    </w:lvl>
  </w:abstractNum>
  <w:abstractNum w:abstractNumId="6" w15:restartNumberingAfterBreak="0">
    <w:nsid w:val="284B013F"/>
    <w:multiLevelType w:val="hybridMultilevel"/>
    <w:tmpl w:val="1D52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546A9"/>
    <w:multiLevelType w:val="hybridMultilevel"/>
    <w:tmpl w:val="F572B006"/>
    <w:lvl w:ilvl="0" w:tplc="53FC3D3A">
      <w:start w:val="1"/>
      <w:numFmt w:val="decimal"/>
      <w:lvlText w:val="%1."/>
      <w:lvlJc w:val="left"/>
      <w:pPr>
        <w:ind w:left="1020" w:hanging="360"/>
      </w:pPr>
    </w:lvl>
    <w:lvl w:ilvl="1" w:tplc="2608619A">
      <w:start w:val="1"/>
      <w:numFmt w:val="decimal"/>
      <w:lvlText w:val="%2."/>
      <w:lvlJc w:val="left"/>
      <w:pPr>
        <w:ind w:left="1020" w:hanging="360"/>
      </w:pPr>
    </w:lvl>
    <w:lvl w:ilvl="2" w:tplc="B2C00F94">
      <w:start w:val="1"/>
      <w:numFmt w:val="decimal"/>
      <w:lvlText w:val="%3."/>
      <w:lvlJc w:val="left"/>
      <w:pPr>
        <w:ind w:left="1020" w:hanging="360"/>
      </w:pPr>
    </w:lvl>
    <w:lvl w:ilvl="3" w:tplc="24DC6F30">
      <w:start w:val="1"/>
      <w:numFmt w:val="decimal"/>
      <w:lvlText w:val="%4."/>
      <w:lvlJc w:val="left"/>
      <w:pPr>
        <w:ind w:left="1020" w:hanging="360"/>
      </w:pPr>
    </w:lvl>
    <w:lvl w:ilvl="4" w:tplc="F2F682EC">
      <w:start w:val="1"/>
      <w:numFmt w:val="decimal"/>
      <w:lvlText w:val="%5."/>
      <w:lvlJc w:val="left"/>
      <w:pPr>
        <w:ind w:left="1020" w:hanging="360"/>
      </w:pPr>
    </w:lvl>
    <w:lvl w:ilvl="5" w:tplc="1872322A">
      <w:start w:val="1"/>
      <w:numFmt w:val="decimal"/>
      <w:lvlText w:val="%6."/>
      <w:lvlJc w:val="left"/>
      <w:pPr>
        <w:ind w:left="1020" w:hanging="360"/>
      </w:pPr>
    </w:lvl>
    <w:lvl w:ilvl="6" w:tplc="C300498C">
      <w:start w:val="1"/>
      <w:numFmt w:val="decimal"/>
      <w:lvlText w:val="%7."/>
      <w:lvlJc w:val="left"/>
      <w:pPr>
        <w:ind w:left="1020" w:hanging="360"/>
      </w:pPr>
    </w:lvl>
    <w:lvl w:ilvl="7" w:tplc="0D82B67A">
      <w:start w:val="1"/>
      <w:numFmt w:val="decimal"/>
      <w:lvlText w:val="%8."/>
      <w:lvlJc w:val="left"/>
      <w:pPr>
        <w:ind w:left="1020" w:hanging="360"/>
      </w:pPr>
    </w:lvl>
    <w:lvl w:ilvl="8" w:tplc="E12E1DFC">
      <w:start w:val="1"/>
      <w:numFmt w:val="decimal"/>
      <w:lvlText w:val="%9."/>
      <w:lvlJc w:val="left"/>
      <w:pPr>
        <w:ind w:left="1020" w:hanging="360"/>
      </w:pPr>
    </w:lvl>
  </w:abstractNum>
  <w:abstractNum w:abstractNumId="8" w15:restartNumberingAfterBreak="0">
    <w:nsid w:val="360C35C9"/>
    <w:multiLevelType w:val="hybridMultilevel"/>
    <w:tmpl w:val="2BFA9322"/>
    <w:lvl w:ilvl="0" w:tplc="8DAEF478">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A63F1D"/>
    <w:multiLevelType w:val="hybridMultilevel"/>
    <w:tmpl w:val="02CEE19E"/>
    <w:lvl w:ilvl="0" w:tplc="04D6FF08">
      <w:start w:val="1"/>
      <w:numFmt w:val="decimal"/>
      <w:lvlText w:val="%1."/>
      <w:lvlJc w:val="left"/>
      <w:pPr>
        <w:ind w:left="1020" w:hanging="360"/>
      </w:pPr>
    </w:lvl>
    <w:lvl w:ilvl="1" w:tplc="8D92944E">
      <w:start w:val="1"/>
      <w:numFmt w:val="decimal"/>
      <w:lvlText w:val="%2."/>
      <w:lvlJc w:val="left"/>
      <w:pPr>
        <w:ind w:left="1020" w:hanging="360"/>
      </w:pPr>
    </w:lvl>
    <w:lvl w:ilvl="2" w:tplc="DB666A62">
      <w:start w:val="1"/>
      <w:numFmt w:val="decimal"/>
      <w:lvlText w:val="%3."/>
      <w:lvlJc w:val="left"/>
      <w:pPr>
        <w:ind w:left="1020" w:hanging="360"/>
      </w:pPr>
    </w:lvl>
    <w:lvl w:ilvl="3" w:tplc="CF4C4BE8">
      <w:start w:val="1"/>
      <w:numFmt w:val="decimal"/>
      <w:lvlText w:val="%4."/>
      <w:lvlJc w:val="left"/>
      <w:pPr>
        <w:ind w:left="1020" w:hanging="360"/>
      </w:pPr>
    </w:lvl>
    <w:lvl w:ilvl="4" w:tplc="50AC5BEC">
      <w:start w:val="1"/>
      <w:numFmt w:val="decimal"/>
      <w:lvlText w:val="%5."/>
      <w:lvlJc w:val="left"/>
      <w:pPr>
        <w:ind w:left="1020" w:hanging="360"/>
      </w:pPr>
    </w:lvl>
    <w:lvl w:ilvl="5" w:tplc="D3A05668">
      <w:start w:val="1"/>
      <w:numFmt w:val="decimal"/>
      <w:lvlText w:val="%6."/>
      <w:lvlJc w:val="left"/>
      <w:pPr>
        <w:ind w:left="1020" w:hanging="360"/>
      </w:pPr>
    </w:lvl>
    <w:lvl w:ilvl="6" w:tplc="3C9A325E">
      <w:start w:val="1"/>
      <w:numFmt w:val="decimal"/>
      <w:lvlText w:val="%7."/>
      <w:lvlJc w:val="left"/>
      <w:pPr>
        <w:ind w:left="1020" w:hanging="360"/>
      </w:pPr>
    </w:lvl>
    <w:lvl w:ilvl="7" w:tplc="8E586C48">
      <w:start w:val="1"/>
      <w:numFmt w:val="decimal"/>
      <w:lvlText w:val="%8."/>
      <w:lvlJc w:val="left"/>
      <w:pPr>
        <w:ind w:left="1020" w:hanging="360"/>
      </w:pPr>
    </w:lvl>
    <w:lvl w:ilvl="8" w:tplc="A5482378">
      <w:start w:val="1"/>
      <w:numFmt w:val="decimal"/>
      <w:lvlText w:val="%9."/>
      <w:lvlJc w:val="left"/>
      <w:pPr>
        <w:ind w:left="1020" w:hanging="360"/>
      </w:pPr>
    </w:lvl>
  </w:abstractNum>
  <w:abstractNum w:abstractNumId="10" w15:restartNumberingAfterBreak="0">
    <w:nsid w:val="5AA827AE"/>
    <w:multiLevelType w:val="hybridMultilevel"/>
    <w:tmpl w:val="CE285358"/>
    <w:lvl w:ilvl="0" w:tplc="ED78D910">
      <w:start w:val="1"/>
      <w:numFmt w:val="decimal"/>
      <w:lvlText w:val="%1."/>
      <w:lvlJc w:val="left"/>
      <w:pPr>
        <w:ind w:left="1020" w:hanging="360"/>
      </w:pPr>
    </w:lvl>
    <w:lvl w:ilvl="1" w:tplc="CF301B66">
      <w:start w:val="1"/>
      <w:numFmt w:val="decimal"/>
      <w:lvlText w:val="%2."/>
      <w:lvlJc w:val="left"/>
      <w:pPr>
        <w:ind w:left="1020" w:hanging="360"/>
      </w:pPr>
    </w:lvl>
    <w:lvl w:ilvl="2" w:tplc="7E668EDE">
      <w:start w:val="1"/>
      <w:numFmt w:val="decimal"/>
      <w:lvlText w:val="%3."/>
      <w:lvlJc w:val="left"/>
      <w:pPr>
        <w:ind w:left="1020" w:hanging="360"/>
      </w:pPr>
    </w:lvl>
    <w:lvl w:ilvl="3" w:tplc="3B9AE99A">
      <w:start w:val="1"/>
      <w:numFmt w:val="decimal"/>
      <w:lvlText w:val="%4."/>
      <w:lvlJc w:val="left"/>
      <w:pPr>
        <w:ind w:left="1020" w:hanging="360"/>
      </w:pPr>
    </w:lvl>
    <w:lvl w:ilvl="4" w:tplc="79FE826E">
      <w:start w:val="1"/>
      <w:numFmt w:val="decimal"/>
      <w:lvlText w:val="%5."/>
      <w:lvlJc w:val="left"/>
      <w:pPr>
        <w:ind w:left="1020" w:hanging="360"/>
      </w:pPr>
    </w:lvl>
    <w:lvl w:ilvl="5" w:tplc="50D091CE">
      <w:start w:val="1"/>
      <w:numFmt w:val="decimal"/>
      <w:lvlText w:val="%6."/>
      <w:lvlJc w:val="left"/>
      <w:pPr>
        <w:ind w:left="1020" w:hanging="360"/>
      </w:pPr>
    </w:lvl>
    <w:lvl w:ilvl="6" w:tplc="14BA93A4">
      <w:start w:val="1"/>
      <w:numFmt w:val="decimal"/>
      <w:lvlText w:val="%7."/>
      <w:lvlJc w:val="left"/>
      <w:pPr>
        <w:ind w:left="1020" w:hanging="360"/>
      </w:pPr>
    </w:lvl>
    <w:lvl w:ilvl="7" w:tplc="95486B40">
      <w:start w:val="1"/>
      <w:numFmt w:val="decimal"/>
      <w:lvlText w:val="%8."/>
      <w:lvlJc w:val="left"/>
      <w:pPr>
        <w:ind w:left="1020" w:hanging="360"/>
      </w:pPr>
    </w:lvl>
    <w:lvl w:ilvl="8" w:tplc="CD76BB46">
      <w:start w:val="1"/>
      <w:numFmt w:val="decimal"/>
      <w:lvlText w:val="%9."/>
      <w:lvlJc w:val="left"/>
      <w:pPr>
        <w:ind w:left="1020" w:hanging="360"/>
      </w:pPr>
    </w:lvl>
  </w:abstractNum>
  <w:abstractNum w:abstractNumId="11" w15:restartNumberingAfterBreak="0">
    <w:nsid w:val="601A01B5"/>
    <w:multiLevelType w:val="hybridMultilevel"/>
    <w:tmpl w:val="3E9E9886"/>
    <w:lvl w:ilvl="0" w:tplc="E5F8EDAE">
      <w:start w:val="1"/>
      <w:numFmt w:val="decimal"/>
      <w:lvlText w:val="%1."/>
      <w:lvlJc w:val="left"/>
      <w:pPr>
        <w:ind w:left="1020" w:hanging="360"/>
      </w:pPr>
    </w:lvl>
    <w:lvl w:ilvl="1" w:tplc="B28ACF7A">
      <w:start w:val="1"/>
      <w:numFmt w:val="decimal"/>
      <w:lvlText w:val="%2."/>
      <w:lvlJc w:val="left"/>
      <w:pPr>
        <w:ind w:left="1020" w:hanging="360"/>
      </w:pPr>
    </w:lvl>
    <w:lvl w:ilvl="2" w:tplc="1CCAC6FC">
      <w:start w:val="1"/>
      <w:numFmt w:val="decimal"/>
      <w:lvlText w:val="%3."/>
      <w:lvlJc w:val="left"/>
      <w:pPr>
        <w:ind w:left="1020" w:hanging="360"/>
      </w:pPr>
    </w:lvl>
    <w:lvl w:ilvl="3" w:tplc="41D4EE1C">
      <w:start w:val="1"/>
      <w:numFmt w:val="decimal"/>
      <w:lvlText w:val="%4."/>
      <w:lvlJc w:val="left"/>
      <w:pPr>
        <w:ind w:left="1020" w:hanging="360"/>
      </w:pPr>
    </w:lvl>
    <w:lvl w:ilvl="4" w:tplc="6F382C7C">
      <w:start w:val="1"/>
      <w:numFmt w:val="decimal"/>
      <w:lvlText w:val="%5."/>
      <w:lvlJc w:val="left"/>
      <w:pPr>
        <w:ind w:left="1020" w:hanging="360"/>
      </w:pPr>
    </w:lvl>
    <w:lvl w:ilvl="5" w:tplc="0E6E112E">
      <w:start w:val="1"/>
      <w:numFmt w:val="decimal"/>
      <w:lvlText w:val="%6."/>
      <w:lvlJc w:val="left"/>
      <w:pPr>
        <w:ind w:left="1020" w:hanging="360"/>
      </w:pPr>
    </w:lvl>
    <w:lvl w:ilvl="6" w:tplc="76BEC41E">
      <w:start w:val="1"/>
      <w:numFmt w:val="decimal"/>
      <w:lvlText w:val="%7."/>
      <w:lvlJc w:val="left"/>
      <w:pPr>
        <w:ind w:left="1020" w:hanging="360"/>
      </w:pPr>
    </w:lvl>
    <w:lvl w:ilvl="7" w:tplc="6B2CF264">
      <w:start w:val="1"/>
      <w:numFmt w:val="decimal"/>
      <w:lvlText w:val="%8."/>
      <w:lvlJc w:val="left"/>
      <w:pPr>
        <w:ind w:left="1020" w:hanging="360"/>
      </w:pPr>
    </w:lvl>
    <w:lvl w:ilvl="8" w:tplc="9A9CBFFE">
      <w:start w:val="1"/>
      <w:numFmt w:val="decimal"/>
      <w:lvlText w:val="%9."/>
      <w:lvlJc w:val="left"/>
      <w:pPr>
        <w:ind w:left="1020" w:hanging="360"/>
      </w:pPr>
    </w:lvl>
  </w:abstractNum>
  <w:abstractNum w:abstractNumId="12" w15:restartNumberingAfterBreak="0">
    <w:nsid w:val="6E31112B"/>
    <w:multiLevelType w:val="hybridMultilevel"/>
    <w:tmpl w:val="985A6064"/>
    <w:lvl w:ilvl="0" w:tplc="6CC65968">
      <w:start w:val="1"/>
      <w:numFmt w:val="decimal"/>
      <w:lvlText w:val="%1."/>
      <w:lvlJc w:val="left"/>
      <w:pPr>
        <w:ind w:left="1020" w:hanging="360"/>
      </w:pPr>
    </w:lvl>
    <w:lvl w:ilvl="1" w:tplc="636A69E2">
      <w:start w:val="1"/>
      <w:numFmt w:val="decimal"/>
      <w:lvlText w:val="%2."/>
      <w:lvlJc w:val="left"/>
      <w:pPr>
        <w:ind w:left="1020" w:hanging="360"/>
      </w:pPr>
    </w:lvl>
    <w:lvl w:ilvl="2" w:tplc="7332B932">
      <w:start w:val="1"/>
      <w:numFmt w:val="decimal"/>
      <w:lvlText w:val="%3."/>
      <w:lvlJc w:val="left"/>
      <w:pPr>
        <w:ind w:left="1020" w:hanging="360"/>
      </w:pPr>
    </w:lvl>
    <w:lvl w:ilvl="3" w:tplc="6856277E">
      <w:start w:val="1"/>
      <w:numFmt w:val="decimal"/>
      <w:lvlText w:val="%4."/>
      <w:lvlJc w:val="left"/>
      <w:pPr>
        <w:ind w:left="1020" w:hanging="360"/>
      </w:pPr>
    </w:lvl>
    <w:lvl w:ilvl="4" w:tplc="8D5C8CEE">
      <w:start w:val="1"/>
      <w:numFmt w:val="decimal"/>
      <w:lvlText w:val="%5."/>
      <w:lvlJc w:val="left"/>
      <w:pPr>
        <w:ind w:left="1020" w:hanging="360"/>
      </w:pPr>
    </w:lvl>
    <w:lvl w:ilvl="5" w:tplc="0F022DD0">
      <w:start w:val="1"/>
      <w:numFmt w:val="decimal"/>
      <w:lvlText w:val="%6."/>
      <w:lvlJc w:val="left"/>
      <w:pPr>
        <w:ind w:left="1020" w:hanging="360"/>
      </w:pPr>
    </w:lvl>
    <w:lvl w:ilvl="6" w:tplc="EE6E8EEC">
      <w:start w:val="1"/>
      <w:numFmt w:val="decimal"/>
      <w:lvlText w:val="%7."/>
      <w:lvlJc w:val="left"/>
      <w:pPr>
        <w:ind w:left="1020" w:hanging="360"/>
      </w:pPr>
    </w:lvl>
    <w:lvl w:ilvl="7" w:tplc="91B4252E">
      <w:start w:val="1"/>
      <w:numFmt w:val="decimal"/>
      <w:lvlText w:val="%8."/>
      <w:lvlJc w:val="left"/>
      <w:pPr>
        <w:ind w:left="1020" w:hanging="360"/>
      </w:pPr>
    </w:lvl>
    <w:lvl w:ilvl="8" w:tplc="CE8C5984">
      <w:start w:val="1"/>
      <w:numFmt w:val="decimal"/>
      <w:lvlText w:val="%9."/>
      <w:lvlJc w:val="left"/>
      <w:pPr>
        <w:ind w:left="1020" w:hanging="360"/>
      </w:pPr>
    </w:lvl>
  </w:abstractNum>
  <w:abstractNum w:abstractNumId="13" w15:restartNumberingAfterBreak="0">
    <w:nsid w:val="71383D80"/>
    <w:multiLevelType w:val="hybridMultilevel"/>
    <w:tmpl w:val="97064EA4"/>
    <w:lvl w:ilvl="0" w:tplc="571C492E">
      <w:start w:val="1"/>
      <w:numFmt w:val="decimal"/>
      <w:lvlText w:val="%1."/>
      <w:lvlJc w:val="left"/>
      <w:pPr>
        <w:ind w:left="1020" w:hanging="360"/>
      </w:pPr>
    </w:lvl>
    <w:lvl w:ilvl="1" w:tplc="E14821AC">
      <w:start w:val="1"/>
      <w:numFmt w:val="decimal"/>
      <w:lvlText w:val="%2."/>
      <w:lvlJc w:val="left"/>
      <w:pPr>
        <w:ind w:left="1020" w:hanging="360"/>
      </w:pPr>
    </w:lvl>
    <w:lvl w:ilvl="2" w:tplc="47503966">
      <w:start w:val="1"/>
      <w:numFmt w:val="decimal"/>
      <w:lvlText w:val="%3."/>
      <w:lvlJc w:val="left"/>
      <w:pPr>
        <w:ind w:left="1020" w:hanging="360"/>
      </w:pPr>
    </w:lvl>
    <w:lvl w:ilvl="3" w:tplc="4F3AF108">
      <w:start w:val="1"/>
      <w:numFmt w:val="decimal"/>
      <w:lvlText w:val="%4."/>
      <w:lvlJc w:val="left"/>
      <w:pPr>
        <w:ind w:left="1020" w:hanging="360"/>
      </w:pPr>
    </w:lvl>
    <w:lvl w:ilvl="4" w:tplc="82C8C534">
      <w:start w:val="1"/>
      <w:numFmt w:val="decimal"/>
      <w:lvlText w:val="%5."/>
      <w:lvlJc w:val="left"/>
      <w:pPr>
        <w:ind w:left="1020" w:hanging="360"/>
      </w:pPr>
    </w:lvl>
    <w:lvl w:ilvl="5" w:tplc="F78C68AC">
      <w:start w:val="1"/>
      <w:numFmt w:val="decimal"/>
      <w:lvlText w:val="%6."/>
      <w:lvlJc w:val="left"/>
      <w:pPr>
        <w:ind w:left="1020" w:hanging="360"/>
      </w:pPr>
    </w:lvl>
    <w:lvl w:ilvl="6" w:tplc="22206ABC">
      <w:start w:val="1"/>
      <w:numFmt w:val="decimal"/>
      <w:lvlText w:val="%7."/>
      <w:lvlJc w:val="left"/>
      <w:pPr>
        <w:ind w:left="1020" w:hanging="360"/>
      </w:pPr>
    </w:lvl>
    <w:lvl w:ilvl="7" w:tplc="3F2CEF20">
      <w:start w:val="1"/>
      <w:numFmt w:val="decimal"/>
      <w:lvlText w:val="%8."/>
      <w:lvlJc w:val="left"/>
      <w:pPr>
        <w:ind w:left="1020" w:hanging="360"/>
      </w:pPr>
    </w:lvl>
    <w:lvl w:ilvl="8" w:tplc="64C42BF4">
      <w:start w:val="1"/>
      <w:numFmt w:val="decimal"/>
      <w:lvlText w:val="%9."/>
      <w:lvlJc w:val="left"/>
      <w:pPr>
        <w:ind w:left="1020" w:hanging="360"/>
      </w:pPr>
    </w:lvl>
  </w:abstractNum>
  <w:abstractNum w:abstractNumId="14" w15:restartNumberingAfterBreak="0">
    <w:nsid w:val="787D2C07"/>
    <w:multiLevelType w:val="hybridMultilevel"/>
    <w:tmpl w:val="88B8A23C"/>
    <w:lvl w:ilvl="0" w:tplc="40F687B6">
      <w:start w:val="1"/>
      <w:numFmt w:val="decimal"/>
      <w:lvlText w:val="%1."/>
      <w:lvlJc w:val="left"/>
      <w:pPr>
        <w:ind w:left="1020" w:hanging="360"/>
      </w:pPr>
    </w:lvl>
    <w:lvl w:ilvl="1" w:tplc="ED6A8E4A">
      <w:start w:val="1"/>
      <w:numFmt w:val="decimal"/>
      <w:lvlText w:val="%2."/>
      <w:lvlJc w:val="left"/>
      <w:pPr>
        <w:ind w:left="1020" w:hanging="360"/>
      </w:pPr>
    </w:lvl>
    <w:lvl w:ilvl="2" w:tplc="589A83FC">
      <w:start w:val="1"/>
      <w:numFmt w:val="decimal"/>
      <w:lvlText w:val="%3."/>
      <w:lvlJc w:val="left"/>
      <w:pPr>
        <w:ind w:left="1020" w:hanging="360"/>
      </w:pPr>
    </w:lvl>
    <w:lvl w:ilvl="3" w:tplc="CBB8D550">
      <w:start w:val="1"/>
      <w:numFmt w:val="decimal"/>
      <w:lvlText w:val="%4."/>
      <w:lvlJc w:val="left"/>
      <w:pPr>
        <w:ind w:left="1020" w:hanging="360"/>
      </w:pPr>
    </w:lvl>
    <w:lvl w:ilvl="4" w:tplc="D70A401C">
      <w:start w:val="1"/>
      <w:numFmt w:val="decimal"/>
      <w:lvlText w:val="%5."/>
      <w:lvlJc w:val="left"/>
      <w:pPr>
        <w:ind w:left="1020" w:hanging="360"/>
      </w:pPr>
    </w:lvl>
    <w:lvl w:ilvl="5" w:tplc="D556E876">
      <w:start w:val="1"/>
      <w:numFmt w:val="decimal"/>
      <w:lvlText w:val="%6."/>
      <w:lvlJc w:val="left"/>
      <w:pPr>
        <w:ind w:left="1020" w:hanging="360"/>
      </w:pPr>
    </w:lvl>
    <w:lvl w:ilvl="6" w:tplc="80F2427E">
      <w:start w:val="1"/>
      <w:numFmt w:val="decimal"/>
      <w:lvlText w:val="%7."/>
      <w:lvlJc w:val="left"/>
      <w:pPr>
        <w:ind w:left="1020" w:hanging="360"/>
      </w:pPr>
    </w:lvl>
    <w:lvl w:ilvl="7" w:tplc="38EE5938">
      <w:start w:val="1"/>
      <w:numFmt w:val="decimal"/>
      <w:lvlText w:val="%8."/>
      <w:lvlJc w:val="left"/>
      <w:pPr>
        <w:ind w:left="1020" w:hanging="360"/>
      </w:pPr>
    </w:lvl>
    <w:lvl w:ilvl="8" w:tplc="3C5C02EE">
      <w:start w:val="1"/>
      <w:numFmt w:val="decimal"/>
      <w:lvlText w:val="%9."/>
      <w:lvlJc w:val="left"/>
      <w:pPr>
        <w:ind w:left="1020" w:hanging="360"/>
      </w:pPr>
    </w:lvl>
  </w:abstractNum>
  <w:abstractNum w:abstractNumId="15" w15:restartNumberingAfterBreak="0">
    <w:nsid w:val="7FDA32EC"/>
    <w:multiLevelType w:val="hybridMultilevel"/>
    <w:tmpl w:val="8A5696EC"/>
    <w:lvl w:ilvl="0" w:tplc="78C80482">
      <w:start w:val="1"/>
      <w:numFmt w:val="decimal"/>
      <w:lvlText w:val="%1."/>
      <w:lvlJc w:val="left"/>
      <w:pPr>
        <w:ind w:left="1020" w:hanging="360"/>
      </w:pPr>
    </w:lvl>
    <w:lvl w:ilvl="1" w:tplc="4E4060BE">
      <w:start w:val="1"/>
      <w:numFmt w:val="decimal"/>
      <w:lvlText w:val="%2."/>
      <w:lvlJc w:val="left"/>
      <w:pPr>
        <w:ind w:left="1020" w:hanging="360"/>
      </w:pPr>
    </w:lvl>
    <w:lvl w:ilvl="2" w:tplc="D9680380">
      <w:start w:val="1"/>
      <w:numFmt w:val="decimal"/>
      <w:lvlText w:val="%3."/>
      <w:lvlJc w:val="left"/>
      <w:pPr>
        <w:ind w:left="1020" w:hanging="360"/>
      </w:pPr>
    </w:lvl>
    <w:lvl w:ilvl="3" w:tplc="A268190E">
      <w:start w:val="1"/>
      <w:numFmt w:val="decimal"/>
      <w:lvlText w:val="%4."/>
      <w:lvlJc w:val="left"/>
      <w:pPr>
        <w:ind w:left="1020" w:hanging="360"/>
      </w:pPr>
    </w:lvl>
    <w:lvl w:ilvl="4" w:tplc="8ACA0402">
      <w:start w:val="1"/>
      <w:numFmt w:val="decimal"/>
      <w:lvlText w:val="%5."/>
      <w:lvlJc w:val="left"/>
      <w:pPr>
        <w:ind w:left="1020" w:hanging="360"/>
      </w:pPr>
    </w:lvl>
    <w:lvl w:ilvl="5" w:tplc="F9CA54F4">
      <w:start w:val="1"/>
      <w:numFmt w:val="decimal"/>
      <w:lvlText w:val="%6."/>
      <w:lvlJc w:val="left"/>
      <w:pPr>
        <w:ind w:left="1020" w:hanging="360"/>
      </w:pPr>
    </w:lvl>
    <w:lvl w:ilvl="6" w:tplc="8A124284">
      <w:start w:val="1"/>
      <w:numFmt w:val="decimal"/>
      <w:lvlText w:val="%7."/>
      <w:lvlJc w:val="left"/>
      <w:pPr>
        <w:ind w:left="1020" w:hanging="360"/>
      </w:pPr>
    </w:lvl>
    <w:lvl w:ilvl="7" w:tplc="19A637F6">
      <w:start w:val="1"/>
      <w:numFmt w:val="decimal"/>
      <w:lvlText w:val="%8."/>
      <w:lvlJc w:val="left"/>
      <w:pPr>
        <w:ind w:left="1020" w:hanging="360"/>
      </w:pPr>
    </w:lvl>
    <w:lvl w:ilvl="8" w:tplc="2586F8BE">
      <w:start w:val="1"/>
      <w:numFmt w:val="decimal"/>
      <w:lvlText w:val="%9."/>
      <w:lvlJc w:val="left"/>
      <w:pPr>
        <w:ind w:left="1020" w:hanging="360"/>
      </w:pPr>
    </w:lvl>
  </w:abstractNum>
  <w:num w:numId="1" w16cid:durableId="1610430129">
    <w:abstractNumId w:val="7"/>
  </w:num>
  <w:num w:numId="2" w16cid:durableId="258947612">
    <w:abstractNumId w:val="10"/>
  </w:num>
  <w:num w:numId="3" w16cid:durableId="1083647210">
    <w:abstractNumId w:val="1"/>
  </w:num>
  <w:num w:numId="4" w16cid:durableId="1340038896">
    <w:abstractNumId w:val="14"/>
  </w:num>
  <w:num w:numId="5" w16cid:durableId="1547765348">
    <w:abstractNumId w:val="5"/>
  </w:num>
  <w:num w:numId="6" w16cid:durableId="364328459">
    <w:abstractNumId w:val="11"/>
  </w:num>
  <w:num w:numId="7" w16cid:durableId="401874985">
    <w:abstractNumId w:val="9"/>
  </w:num>
  <w:num w:numId="8" w16cid:durableId="610354897">
    <w:abstractNumId w:val="6"/>
  </w:num>
  <w:num w:numId="9" w16cid:durableId="747270399">
    <w:abstractNumId w:val="8"/>
  </w:num>
  <w:num w:numId="10" w16cid:durableId="1578244221">
    <w:abstractNumId w:val="4"/>
  </w:num>
  <w:num w:numId="11" w16cid:durableId="1374773783">
    <w:abstractNumId w:val="12"/>
  </w:num>
  <w:num w:numId="12" w16cid:durableId="378359178">
    <w:abstractNumId w:val="15"/>
  </w:num>
  <w:num w:numId="13" w16cid:durableId="1002200594">
    <w:abstractNumId w:val="2"/>
  </w:num>
  <w:num w:numId="14" w16cid:durableId="1220436816">
    <w:abstractNumId w:val="0"/>
  </w:num>
  <w:num w:numId="15" w16cid:durableId="1776708975">
    <w:abstractNumId w:val="3"/>
  </w:num>
  <w:num w:numId="16" w16cid:durableId="129633155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fford, Tyler">
    <w15:presenceInfo w15:providerId="AD" w15:userId="S::tgiffor1@utk.edu::e5e53d9c-2bb7-4524-82fd-5970d2b19a28"/>
  </w15:person>
  <w15:person w15:author="Skiba, Tara">
    <w15:presenceInfo w15:providerId="AD" w15:userId="S::tskiba@vols.utk.edu::a628f805-fdce-45e4-afd5-d8b9dc62b7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A2"/>
    <w:rsid w:val="000026AF"/>
    <w:rsid w:val="00005CFF"/>
    <w:rsid w:val="00006F92"/>
    <w:rsid w:val="00007141"/>
    <w:rsid w:val="00012F4F"/>
    <w:rsid w:val="00014490"/>
    <w:rsid w:val="00021E3F"/>
    <w:rsid w:val="00023CFB"/>
    <w:rsid w:val="00027288"/>
    <w:rsid w:val="000340C3"/>
    <w:rsid w:val="000341FD"/>
    <w:rsid w:val="0003451F"/>
    <w:rsid w:val="0004003D"/>
    <w:rsid w:val="0004188F"/>
    <w:rsid w:val="00041983"/>
    <w:rsid w:val="00042000"/>
    <w:rsid w:val="00045A58"/>
    <w:rsid w:val="00053F06"/>
    <w:rsid w:val="00056377"/>
    <w:rsid w:val="000612AD"/>
    <w:rsid w:val="00061BA8"/>
    <w:rsid w:val="00063B27"/>
    <w:rsid w:val="00073B44"/>
    <w:rsid w:val="00074707"/>
    <w:rsid w:val="00080B45"/>
    <w:rsid w:val="00081020"/>
    <w:rsid w:val="000817DD"/>
    <w:rsid w:val="00081E89"/>
    <w:rsid w:val="0008204E"/>
    <w:rsid w:val="00090A79"/>
    <w:rsid w:val="000912A5"/>
    <w:rsid w:val="00091A7E"/>
    <w:rsid w:val="00092953"/>
    <w:rsid w:val="00092ED5"/>
    <w:rsid w:val="00092F8B"/>
    <w:rsid w:val="00093988"/>
    <w:rsid w:val="00093DFD"/>
    <w:rsid w:val="000952D4"/>
    <w:rsid w:val="000971EF"/>
    <w:rsid w:val="000A3EC4"/>
    <w:rsid w:val="000A5602"/>
    <w:rsid w:val="000A6F00"/>
    <w:rsid w:val="000A7FFC"/>
    <w:rsid w:val="000B488C"/>
    <w:rsid w:val="000B6C2A"/>
    <w:rsid w:val="000C25B1"/>
    <w:rsid w:val="000C2758"/>
    <w:rsid w:val="000D0EEA"/>
    <w:rsid w:val="000D2D4E"/>
    <w:rsid w:val="000D365D"/>
    <w:rsid w:val="000D64DF"/>
    <w:rsid w:val="000D75E1"/>
    <w:rsid w:val="000E192F"/>
    <w:rsid w:val="000F0361"/>
    <w:rsid w:val="000F03C3"/>
    <w:rsid w:val="000F2AD9"/>
    <w:rsid w:val="000F2CAE"/>
    <w:rsid w:val="000F417D"/>
    <w:rsid w:val="000F519C"/>
    <w:rsid w:val="0010183C"/>
    <w:rsid w:val="00101E59"/>
    <w:rsid w:val="001038B8"/>
    <w:rsid w:val="00104469"/>
    <w:rsid w:val="001054ED"/>
    <w:rsid w:val="001132B7"/>
    <w:rsid w:val="001207C1"/>
    <w:rsid w:val="00120DF5"/>
    <w:rsid w:val="00121960"/>
    <w:rsid w:val="00122224"/>
    <w:rsid w:val="001274E0"/>
    <w:rsid w:val="00135755"/>
    <w:rsid w:val="0013576A"/>
    <w:rsid w:val="00136CAE"/>
    <w:rsid w:val="001438F4"/>
    <w:rsid w:val="00150582"/>
    <w:rsid w:val="0015163E"/>
    <w:rsid w:val="00151926"/>
    <w:rsid w:val="0015449B"/>
    <w:rsid w:val="00156942"/>
    <w:rsid w:val="001619AF"/>
    <w:rsid w:val="0017343A"/>
    <w:rsid w:val="00174EAF"/>
    <w:rsid w:val="001752F1"/>
    <w:rsid w:val="001777E0"/>
    <w:rsid w:val="00177F44"/>
    <w:rsid w:val="00180679"/>
    <w:rsid w:val="00183777"/>
    <w:rsid w:val="0018716D"/>
    <w:rsid w:val="00187618"/>
    <w:rsid w:val="00193C57"/>
    <w:rsid w:val="001A09AD"/>
    <w:rsid w:val="001A3E7F"/>
    <w:rsid w:val="001A3EA3"/>
    <w:rsid w:val="001A614B"/>
    <w:rsid w:val="001B1E0C"/>
    <w:rsid w:val="001B29CE"/>
    <w:rsid w:val="001B766F"/>
    <w:rsid w:val="001C7312"/>
    <w:rsid w:val="001D07A7"/>
    <w:rsid w:val="001D3CB1"/>
    <w:rsid w:val="001D5E93"/>
    <w:rsid w:val="001D6F3C"/>
    <w:rsid w:val="001E0F1F"/>
    <w:rsid w:val="001E73DD"/>
    <w:rsid w:val="001F22DA"/>
    <w:rsid w:val="001F509F"/>
    <w:rsid w:val="001F76BC"/>
    <w:rsid w:val="0020370A"/>
    <w:rsid w:val="002106D8"/>
    <w:rsid w:val="0021767C"/>
    <w:rsid w:val="00224ED6"/>
    <w:rsid w:val="00225B11"/>
    <w:rsid w:val="00233769"/>
    <w:rsid w:val="00234A8D"/>
    <w:rsid w:val="0023760A"/>
    <w:rsid w:val="002412D3"/>
    <w:rsid w:val="00253508"/>
    <w:rsid w:val="00257AC8"/>
    <w:rsid w:val="00264611"/>
    <w:rsid w:val="00265B7A"/>
    <w:rsid w:val="00275FFE"/>
    <w:rsid w:val="0028145A"/>
    <w:rsid w:val="00283CFD"/>
    <w:rsid w:val="00284EFF"/>
    <w:rsid w:val="00294971"/>
    <w:rsid w:val="002A0588"/>
    <w:rsid w:val="002A4632"/>
    <w:rsid w:val="002A76A5"/>
    <w:rsid w:val="002B0F53"/>
    <w:rsid w:val="002B15A2"/>
    <w:rsid w:val="002B2663"/>
    <w:rsid w:val="002B62AB"/>
    <w:rsid w:val="002C5CB7"/>
    <w:rsid w:val="002C7C51"/>
    <w:rsid w:val="002D13EA"/>
    <w:rsid w:val="002D5623"/>
    <w:rsid w:val="002D6DEA"/>
    <w:rsid w:val="002E202D"/>
    <w:rsid w:val="002E77B2"/>
    <w:rsid w:val="002F631B"/>
    <w:rsid w:val="002F7C35"/>
    <w:rsid w:val="003040C4"/>
    <w:rsid w:val="00305000"/>
    <w:rsid w:val="00321BCF"/>
    <w:rsid w:val="00322510"/>
    <w:rsid w:val="00325115"/>
    <w:rsid w:val="00325A2C"/>
    <w:rsid w:val="003302DB"/>
    <w:rsid w:val="0033160B"/>
    <w:rsid w:val="00331C9D"/>
    <w:rsid w:val="00335409"/>
    <w:rsid w:val="00352EE0"/>
    <w:rsid w:val="003532CF"/>
    <w:rsid w:val="003541FB"/>
    <w:rsid w:val="00357704"/>
    <w:rsid w:val="003609F9"/>
    <w:rsid w:val="00361218"/>
    <w:rsid w:val="0036128D"/>
    <w:rsid w:val="00363CBB"/>
    <w:rsid w:val="00371BD7"/>
    <w:rsid w:val="00371D7B"/>
    <w:rsid w:val="003742E0"/>
    <w:rsid w:val="00376AC7"/>
    <w:rsid w:val="00376E0B"/>
    <w:rsid w:val="0037712F"/>
    <w:rsid w:val="003852B1"/>
    <w:rsid w:val="0038794C"/>
    <w:rsid w:val="0039080D"/>
    <w:rsid w:val="003908BC"/>
    <w:rsid w:val="00393940"/>
    <w:rsid w:val="003968EF"/>
    <w:rsid w:val="00397EE4"/>
    <w:rsid w:val="003A1DCE"/>
    <w:rsid w:val="003A65B3"/>
    <w:rsid w:val="003B2646"/>
    <w:rsid w:val="003B5455"/>
    <w:rsid w:val="003B7A0D"/>
    <w:rsid w:val="003C2F10"/>
    <w:rsid w:val="003C721F"/>
    <w:rsid w:val="003D2856"/>
    <w:rsid w:val="003D559C"/>
    <w:rsid w:val="003D730C"/>
    <w:rsid w:val="003E0F29"/>
    <w:rsid w:val="003E17D2"/>
    <w:rsid w:val="003E1B59"/>
    <w:rsid w:val="003E4FC9"/>
    <w:rsid w:val="003F4048"/>
    <w:rsid w:val="003F762F"/>
    <w:rsid w:val="0040615F"/>
    <w:rsid w:val="00410825"/>
    <w:rsid w:val="00411EC0"/>
    <w:rsid w:val="004160EB"/>
    <w:rsid w:val="00420641"/>
    <w:rsid w:val="004207D2"/>
    <w:rsid w:val="0042297D"/>
    <w:rsid w:val="00423773"/>
    <w:rsid w:val="004237E4"/>
    <w:rsid w:val="00424B99"/>
    <w:rsid w:val="00425D53"/>
    <w:rsid w:val="0042727B"/>
    <w:rsid w:val="00430161"/>
    <w:rsid w:val="00432316"/>
    <w:rsid w:val="004329A1"/>
    <w:rsid w:val="00434ABB"/>
    <w:rsid w:val="00437A79"/>
    <w:rsid w:val="00440300"/>
    <w:rsid w:val="00441DE2"/>
    <w:rsid w:val="00445D69"/>
    <w:rsid w:val="00456261"/>
    <w:rsid w:val="00457AFD"/>
    <w:rsid w:val="00463A00"/>
    <w:rsid w:val="00463F40"/>
    <w:rsid w:val="00464C2C"/>
    <w:rsid w:val="00470DAD"/>
    <w:rsid w:val="00472EC4"/>
    <w:rsid w:val="004751CC"/>
    <w:rsid w:val="004760E0"/>
    <w:rsid w:val="004772EA"/>
    <w:rsid w:val="004807F3"/>
    <w:rsid w:val="004813F8"/>
    <w:rsid w:val="00481832"/>
    <w:rsid w:val="00481FCF"/>
    <w:rsid w:val="00485188"/>
    <w:rsid w:val="00486C62"/>
    <w:rsid w:val="004870EC"/>
    <w:rsid w:val="00490A13"/>
    <w:rsid w:val="00490C69"/>
    <w:rsid w:val="00490E5B"/>
    <w:rsid w:val="00491947"/>
    <w:rsid w:val="004919C4"/>
    <w:rsid w:val="004931D5"/>
    <w:rsid w:val="004942A6"/>
    <w:rsid w:val="00497570"/>
    <w:rsid w:val="004A0619"/>
    <w:rsid w:val="004A1433"/>
    <w:rsid w:val="004A39E4"/>
    <w:rsid w:val="004B1DCA"/>
    <w:rsid w:val="004B6D3C"/>
    <w:rsid w:val="004B76CE"/>
    <w:rsid w:val="004C1862"/>
    <w:rsid w:val="004C1DA8"/>
    <w:rsid w:val="004C35C2"/>
    <w:rsid w:val="004C55BE"/>
    <w:rsid w:val="004C5F65"/>
    <w:rsid w:val="004C67F2"/>
    <w:rsid w:val="004D210B"/>
    <w:rsid w:val="004D253F"/>
    <w:rsid w:val="004D588C"/>
    <w:rsid w:val="004D6234"/>
    <w:rsid w:val="004E30B4"/>
    <w:rsid w:val="004F496F"/>
    <w:rsid w:val="004F6831"/>
    <w:rsid w:val="004F7865"/>
    <w:rsid w:val="00500A26"/>
    <w:rsid w:val="00501EB7"/>
    <w:rsid w:val="00502738"/>
    <w:rsid w:val="005036BE"/>
    <w:rsid w:val="0050471B"/>
    <w:rsid w:val="00512969"/>
    <w:rsid w:val="005175C9"/>
    <w:rsid w:val="005176F4"/>
    <w:rsid w:val="005215BF"/>
    <w:rsid w:val="00522A23"/>
    <w:rsid w:val="00523BC1"/>
    <w:rsid w:val="0052601B"/>
    <w:rsid w:val="005267B7"/>
    <w:rsid w:val="00527E26"/>
    <w:rsid w:val="005301ED"/>
    <w:rsid w:val="0053622E"/>
    <w:rsid w:val="00536BE9"/>
    <w:rsid w:val="00546359"/>
    <w:rsid w:val="0055095D"/>
    <w:rsid w:val="00552FA1"/>
    <w:rsid w:val="0055367C"/>
    <w:rsid w:val="00553CB4"/>
    <w:rsid w:val="00554073"/>
    <w:rsid w:val="00554769"/>
    <w:rsid w:val="00554CE2"/>
    <w:rsid w:val="005560DC"/>
    <w:rsid w:val="00556FDC"/>
    <w:rsid w:val="00561494"/>
    <w:rsid w:val="00566C7E"/>
    <w:rsid w:val="00571AEE"/>
    <w:rsid w:val="005756A9"/>
    <w:rsid w:val="005779AB"/>
    <w:rsid w:val="005808F7"/>
    <w:rsid w:val="00582EDF"/>
    <w:rsid w:val="005846E2"/>
    <w:rsid w:val="00586B6E"/>
    <w:rsid w:val="00590897"/>
    <w:rsid w:val="0059314A"/>
    <w:rsid w:val="005934CE"/>
    <w:rsid w:val="00595F7A"/>
    <w:rsid w:val="005A07B5"/>
    <w:rsid w:val="005B037A"/>
    <w:rsid w:val="005B7504"/>
    <w:rsid w:val="005C026A"/>
    <w:rsid w:val="005C043B"/>
    <w:rsid w:val="005D3519"/>
    <w:rsid w:val="005D3557"/>
    <w:rsid w:val="005D7D47"/>
    <w:rsid w:val="005E3B16"/>
    <w:rsid w:val="005E7543"/>
    <w:rsid w:val="005F31FB"/>
    <w:rsid w:val="005F6C69"/>
    <w:rsid w:val="005F7234"/>
    <w:rsid w:val="00603597"/>
    <w:rsid w:val="00603EEC"/>
    <w:rsid w:val="00611228"/>
    <w:rsid w:val="006129CB"/>
    <w:rsid w:val="00630465"/>
    <w:rsid w:val="006304AC"/>
    <w:rsid w:val="00632BF4"/>
    <w:rsid w:val="0066500A"/>
    <w:rsid w:val="00671121"/>
    <w:rsid w:val="00671C0C"/>
    <w:rsid w:val="0067400A"/>
    <w:rsid w:val="00681B92"/>
    <w:rsid w:val="00681FB7"/>
    <w:rsid w:val="00684FCC"/>
    <w:rsid w:val="006856D6"/>
    <w:rsid w:val="00686181"/>
    <w:rsid w:val="006944A1"/>
    <w:rsid w:val="00694E73"/>
    <w:rsid w:val="006973AF"/>
    <w:rsid w:val="006A2E1F"/>
    <w:rsid w:val="006B1630"/>
    <w:rsid w:val="006B4A20"/>
    <w:rsid w:val="006B4DA2"/>
    <w:rsid w:val="006B6DD7"/>
    <w:rsid w:val="006C7360"/>
    <w:rsid w:val="006D1AE9"/>
    <w:rsid w:val="006D2380"/>
    <w:rsid w:val="006D73C3"/>
    <w:rsid w:val="006E0FC4"/>
    <w:rsid w:val="006F01DC"/>
    <w:rsid w:val="006F47D7"/>
    <w:rsid w:val="006F769A"/>
    <w:rsid w:val="00700659"/>
    <w:rsid w:val="00704377"/>
    <w:rsid w:val="00704E89"/>
    <w:rsid w:val="00711C6B"/>
    <w:rsid w:val="00713647"/>
    <w:rsid w:val="00713B76"/>
    <w:rsid w:val="00714870"/>
    <w:rsid w:val="00721976"/>
    <w:rsid w:val="00724947"/>
    <w:rsid w:val="00725C6B"/>
    <w:rsid w:val="00727480"/>
    <w:rsid w:val="00731141"/>
    <w:rsid w:val="00731ECB"/>
    <w:rsid w:val="00734E04"/>
    <w:rsid w:val="00736E08"/>
    <w:rsid w:val="0074205F"/>
    <w:rsid w:val="00755331"/>
    <w:rsid w:val="00762BC5"/>
    <w:rsid w:val="00765291"/>
    <w:rsid w:val="007661F9"/>
    <w:rsid w:val="0076701B"/>
    <w:rsid w:val="00772318"/>
    <w:rsid w:val="00773DB6"/>
    <w:rsid w:val="00773DCB"/>
    <w:rsid w:val="00774236"/>
    <w:rsid w:val="00774680"/>
    <w:rsid w:val="00776DE6"/>
    <w:rsid w:val="00793CE1"/>
    <w:rsid w:val="007946FB"/>
    <w:rsid w:val="00794E47"/>
    <w:rsid w:val="007A282B"/>
    <w:rsid w:val="007A46CE"/>
    <w:rsid w:val="007A5611"/>
    <w:rsid w:val="007B168B"/>
    <w:rsid w:val="007B17E0"/>
    <w:rsid w:val="007C2CB6"/>
    <w:rsid w:val="007C7907"/>
    <w:rsid w:val="007D062C"/>
    <w:rsid w:val="007D2D5E"/>
    <w:rsid w:val="007D65B6"/>
    <w:rsid w:val="007D68EC"/>
    <w:rsid w:val="007E2541"/>
    <w:rsid w:val="007E421A"/>
    <w:rsid w:val="007F11C5"/>
    <w:rsid w:val="007F194B"/>
    <w:rsid w:val="007F25B3"/>
    <w:rsid w:val="007F3B0D"/>
    <w:rsid w:val="007F6751"/>
    <w:rsid w:val="00801ADA"/>
    <w:rsid w:val="00802CF1"/>
    <w:rsid w:val="008035D9"/>
    <w:rsid w:val="00803BD4"/>
    <w:rsid w:val="0080433F"/>
    <w:rsid w:val="00805991"/>
    <w:rsid w:val="00806332"/>
    <w:rsid w:val="00806677"/>
    <w:rsid w:val="00814884"/>
    <w:rsid w:val="00816AE9"/>
    <w:rsid w:val="008314FE"/>
    <w:rsid w:val="00833337"/>
    <w:rsid w:val="008346CB"/>
    <w:rsid w:val="00835335"/>
    <w:rsid w:val="00844FB6"/>
    <w:rsid w:val="0085091E"/>
    <w:rsid w:val="0085220D"/>
    <w:rsid w:val="008564A7"/>
    <w:rsid w:val="00863410"/>
    <w:rsid w:val="00865198"/>
    <w:rsid w:val="008666CE"/>
    <w:rsid w:val="00874ED0"/>
    <w:rsid w:val="0087659B"/>
    <w:rsid w:val="00880DF0"/>
    <w:rsid w:val="00881508"/>
    <w:rsid w:val="00892E28"/>
    <w:rsid w:val="0089376B"/>
    <w:rsid w:val="00897130"/>
    <w:rsid w:val="008B3273"/>
    <w:rsid w:val="008C0C93"/>
    <w:rsid w:val="008C3ABE"/>
    <w:rsid w:val="008C5BAB"/>
    <w:rsid w:val="008D19C4"/>
    <w:rsid w:val="008D7955"/>
    <w:rsid w:val="008E4267"/>
    <w:rsid w:val="008F32E8"/>
    <w:rsid w:val="008F5B98"/>
    <w:rsid w:val="008F6AAE"/>
    <w:rsid w:val="00902020"/>
    <w:rsid w:val="00905876"/>
    <w:rsid w:val="00905FA3"/>
    <w:rsid w:val="00906B70"/>
    <w:rsid w:val="009127DF"/>
    <w:rsid w:val="00924999"/>
    <w:rsid w:val="00930995"/>
    <w:rsid w:val="00933840"/>
    <w:rsid w:val="00937411"/>
    <w:rsid w:val="00943386"/>
    <w:rsid w:val="0094597F"/>
    <w:rsid w:val="009478CC"/>
    <w:rsid w:val="00951EDE"/>
    <w:rsid w:val="00955555"/>
    <w:rsid w:val="00956BEF"/>
    <w:rsid w:val="00963A12"/>
    <w:rsid w:val="00963D77"/>
    <w:rsid w:val="00970E7A"/>
    <w:rsid w:val="00971E81"/>
    <w:rsid w:val="00972B3A"/>
    <w:rsid w:val="00980648"/>
    <w:rsid w:val="009955E3"/>
    <w:rsid w:val="00995E0A"/>
    <w:rsid w:val="009978FF"/>
    <w:rsid w:val="00997916"/>
    <w:rsid w:val="009A0045"/>
    <w:rsid w:val="009A5415"/>
    <w:rsid w:val="009A7D1E"/>
    <w:rsid w:val="009B1193"/>
    <w:rsid w:val="009B2663"/>
    <w:rsid w:val="009B4A8D"/>
    <w:rsid w:val="009B4F09"/>
    <w:rsid w:val="009C0FD9"/>
    <w:rsid w:val="009C2277"/>
    <w:rsid w:val="009C29F5"/>
    <w:rsid w:val="009C51AD"/>
    <w:rsid w:val="009C7CA6"/>
    <w:rsid w:val="009D2B37"/>
    <w:rsid w:val="009D6B81"/>
    <w:rsid w:val="009E7236"/>
    <w:rsid w:val="009F019A"/>
    <w:rsid w:val="009F0E6F"/>
    <w:rsid w:val="009F3B80"/>
    <w:rsid w:val="009F7FA5"/>
    <w:rsid w:val="00A00B99"/>
    <w:rsid w:val="00A01478"/>
    <w:rsid w:val="00A01702"/>
    <w:rsid w:val="00A03E2C"/>
    <w:rsid w:val="00A04B1D"/>
    <w:rsid w:val="00A075C9"/>
    <w:rsid w:val="00A10DAB"/>
    <w:rsid w:val="00A1377C"/>
    <w:rsid w:val="00A146BE"/>
    <w:rsid w:val="00A2009B"/>
    <w:rsid w:val="00A20B9A"/>
    <w:rsid w:val="00A21FD5"/>
    <w:rsid w:val="00A269CC"/>
    <w:rsid w:val="00A26DEB"/>
    <w:rsid w:val="00A31249"/>
    <w:rsid w:val="00A323B1"/>
    <w:rsid w:val="00A3339C"/>
    <w:rsid w:val="00A3649F"/>
    <w:rsid w:val="00A4183F"/>
    <w:rsid w:val="00A440E0"/>
    <w:rsid w:val="00A444FB"/>
    <w:rsid w:val="00A4524A"/>
    <w:rsid w:val="00A46832"/>
    <w:rsid w:val="00A47618"/>
    <w:rsid w:val="00A55350"/>
    <w:rsid w:val="00A608F6"/>
    <w:rsid w:val="00A637F7"/>
    <w:rsid w:val="00A65CED"/>
    <w:rsid w:val="00A72D50"/>
    <w:rsid w:val="00A75E80"/>
    <w:rsid w:val="00A7649A"/>
    <w:rsid w:val="00A8033C"/>
    <w:rsid w:val="00A81A3E"/>
    <w:rsid w:val="00A8472D"/>
    <w:rsid w:val="00A908B1"/>
    <w:rsid w:val="00A93191"/>
    <w:rsid w:val="00A937C3"/>
    <w:rsid w:val="00A959A6"/>
    <w:rsid w:val="00A95E00"/>
    <w:rsid w:val="00AA0A68"/>
    <w:rsid w:val="00AA2605"/>
    <w:rsid w:val="00AA301E"/>
    <w:rsid w:val="00AA4F5C"/>
    <w:rsid w:val="00AA76D5"/>
    <w:rsid w:val="00AB5747"/>
    <w:rsid w:val="00AB58B4"/>
    <w:rsid w:val="00AB6095"/>
    <w:rsid w:val="00AB733A"/>
    <w:rsid w:val="00AC0F78"/>
    <w:rsid w:val="00AC28F9"/>
    <w:rsid w:val="00AD2D4D"/>
    <w:rsid w:val="00AD4BCD"/>
    <w:rsid w:val="00AD4C8A"/>
    <w:rsid w:val="00AD5A21"/>
    <w:rsid w:val="00AE6030"/>
    <w:rsid w:val="00AF2E5C"/>
    <w:rsid w:val="00AF3F28"/>
    <w:rsid w:val="00B0511B"/>
    <w:rsid w:val="00B055AC"/>
    <w:rsid w:val="00B06B20"/>
    <w:rsid w:val="00B122CC"/>
    <w:rsid w:val="00B1503E"/>
    <w:rsid w:val="00B15F2C"/>
    <w:rsid w:val="00B20B28"/>
    <w:rsid w:val="00B22822"/>
    <w:rsid w:val="00B24F21"/>
    <w:rsid w:val="00B2506C"/>
    <w:rsid w:val="00B32DDD"/>
    <w:rsid w:val="00B3563B"/>
    <w:rsid w:val="00B358AC"/>
    <w:rsid w:val="00B40122"/>
    <w:rsid w:val="00B40AD9"/>
    <w:rsid w:val="00B40D90"/>
    <w:rsid w:val="00B42C26"/>
    <w:rsid w:val="00B45B35"/>
    <w:rsid w:val="00B45EDF"/>
    <w:rsid w:val="00B603A3"/>
    <w:rsid w:val="00B62ED5"/>
    <w:rsid w:val="00B67CEB"/>
    <w:rsid w:val="00B67ED5"/>
    <w:rsid w:val="00B709C7"/>
    <w:rsid w:val="00B71C5C"/>
    <w:rsid w:val="00B71C86"/>
    <w:rsid w:val="00B7228E"/>
    <w:rsid w:val="00B72FE4"/>
    <w:rsid w:val="00B80E41"/>
    <w:rsid w:val="00B917CA"/>
    <w:rsid w:val="00B955F6"/>
    <w:rsid w:val="00B97F7C"/>
    <w:rsid w:val="00BA1067"/>
    <w:rsid w:val="00BA29A8"/>
    <w:rsid w:val="00BA4F9A"/>
    <w:rsid w:val="00BB01AD"/>
    <w:rsid w:val="00BB04BF"/>
    <w:rsid w:val="00BB0A2A"/>
    <w:rsid w:val="00BB69B4"/>
    <w:rsid w:val="00BC026C"/>
    <w:rsid w:val="00BC18BA"/>
    <w:rsid w:val="00BC1D2E"/>
    <w:rsid w:val="00BC2CF2"/>
    <w:rsid w:val="00BC390A"/>
    <w:rsid w:val="00BC6F8F"/>
    <w:rsid w:val="00BD126D"/>
    <w:rsid w:val="00BD28BD"/>
    <w:rsid w:val="00BF186C"/>
    <w:rsid w:val="00BF249D"/>
    <w:rsid w:val="00BF3B1A"/>
    <w:rsid w:val="00BF484B"/>
    <w:rsid w:val="00BF4925"/>
    <w:rsid w:val="00C01B45"/>
    <w:rsid w:val="00C03A85"/>
    <w:rsid w:val="00C05488"/>
    <w:rsid w:val="00C073D9"/>
    <w:rsid w:val="00C07543"/>
    <w:rsid w:val="00C07871"/>
    <w:rsid w:val="00C10572"/>
    <w:rsid w:val="00C14EE6"/>
    <w:rsid w:val="00C22327"/>
    <w:rsid w:val="00C272CC"/>
    <w:rsid w:val="00C3006D"/>
    <w:rsid w:val="00C309D4"/>
    <w:rsid w:val="00C33F77"/>
    <w:rsid w:val="00C36464"/>
    <w:rsid w:val="00C40774"/>
    <w:rsid w:val="00C43186"/>
    <w:rsid w:val="00C43232"/>
    <w:rsid w:val="00C460FC"/>
    <w:rsid w:val="00C463B5"/>
    <w:rsid w:val="00C46496"/>
    <w:rsid w:val="00C47804"/>
    <w:rsid w:val="00C524FC"/>
    <w:rsid w:val="00C54E01"/>
    <w:rsid w:val="00C55DC4"/>
    <w:rsid w:val="00C61DBF"/>
    <w:rsid w:val="00C63849"/>
    <w:rsid w:val="00C6423A"/>
    <w:rsid w:val="00C6486D"/>
    <w:rsid w:val="00C64F5F"/>
    <w:rsid w:val="00C70ACB"/>
    <w:rsid w:val="00C8226D"/>
    <w:rsid w:val="00C848AB"/>
    <w:rsid w:val="00C84B6D"/>
    <w:rsid w:val="00C910FE"/>
    <w:rsid w:val="00C9214F"/>
    <w:rsid w:val="00C9464A"/>
    <w:rsid w:val="00C95647"/>
    <w:rsid w:val="00C97B8E"/>
    <w:rsid w:val="00CA00DF"/>
    <w:rsid w:val="00CA475C"/>
    <w:rsid w:val="00CA63B3"/>
    <w:rsid w:val="00CA72C7"/>
    <w:rsid w:val="00CB2CD4"/>
    <w:rsid w:val="00CC2609"/>
    <w:rsid w:val="00CC3C58"/>
    <w:rsid w:val="00CC7F0C"/>
    <w:rsid w:val="00CD185C"/>
    <w:rsid w:val="00CD6001"/>
    <w:rsid w:val="00CD6879"/>
    <w:rsid w:val="00CD6FDE"/>
    <w:rsid w:val="00CE037C"/>
    <w:rsid w:val="00CE6FF9"/>
    <w:rsid w:val="00CF1802"/>
    <w:rsid w:val="00D04FC2"/>
    <w:rsid w:val="00D103A2"/>
    <w:rsid w:val="00D22950"/>
    <w:rsid w:val="00D25A5C"/>
    <w:rsid w:val="00D25A6F"/>
    <w:rsid w:val="00D25EC7"/>
    <w:rsid w:val="00D27215"/>
    <w:rsid w:val="00D356DA"/>
    <w:rsid w:val="00D44743"/>
    <w:rsid w:val="00D44B68"/>
    <w:rsid w:val="00D50701"/>
    <w:rsid w:val="00D51732"/>
    <w:rsid w:val="00D5657D"/>
    <w:rsid w:val="00D578F3"/>
    <w:rsid w:val="00D61CED"/>
    <w:rsid w:val="00D64046"/>
    <w:rsid w:val="00D67268"/>
    <w:rsid w:val="00D756FD"/>
    <w:rsid w:val="00D76A1E"/>
    <w:rsid w:val="00D811CE"/>
    <w:rsid w:val="00D84635"/>
    <w:rsid w:val="00D92F2F"/>
    <w:rsid w:val="00D95CE6"/>
    <w:rsid w:val="00D963AC"/>
    <w:rsid w:val="00DB1AA4"/>
    <w:rsid w:val="00DB5815"/>
    <w:rsid w:val="00DB5E12"/>
    <w:rsid w:val="00DC0924"/>
    <w:rsid w:val="00DC67EB"/>
    <w:rsid w:val="00DC7C2F"/>
    <w:rsid w:val="00DC7D94"/>
    <w:rsid w:val="00DD413E"/>
    <w:rsid w:val="00DD465F"/>
    <w:rsid w:val="00DD5567"/>
    <w:rsid w:val="00DE116E"/>
    <w:rsid w:val="00DE3610"/>
    <w:rsid w:val="00DE71CB"/>
    <w:rsid w:val="00E040E4"/>
    <w:rsid w:val="00E061AC"/>
    <w:rsid w:val="00E11C9D"/>
    <w:rsid w:val="00E121F8"/>
    <w:rsid w:val="00E14E71"/>
    <w:rsid w:val="00E15859"/>
    <w:rsid w:val="00E1630F"/>
    <w:rsid w:val="00E22B6F"/>
    <w:rsid w:val="00E23704"/>
    <w:rsid w:val="00E30552"/>
    <w:rsid w:val="00E3149D"/>
    <w:rsid w:val="00E332C8"/>
    <w:rsid w:val="00E3724B"/>
    <w:rsid w:val="00E532B5"/>
    <w:rsid w:val="00E604B6"/>
    <w:rsid w:val="00E66016"/>
    <w:rsid w:val="00E708BA"/>
    <w:rsid w:val="00E70B3F"/>
    <w:rsid w:val="00E8163A"/>
    <w:rsid w:val="00E82CCE"/>
    <w:rsid w:val="00E854DC"/>
    <w:rsid w:val="00E86553"/>
    <w:rsid w:val="00E907CD"/>
    <w:rsid w:val="00E93FED"/>
    <w:rsid w:val="00E97C6C"/>
    <w:rsid w:val="00EA3E56"/>
    <w:rsid w:val="00EA5111"/>
    <w:rsid w:val="00EA72B4"/>
    <w:rsid w:val="00EA7C05"/>
    <w:rsid w:val="00EC5C00"/>
    <w:rsid w:val="00EC6522"/>
    <w:rsid w:val="00EC71A1"/>
    <w:rsid w:val="00ED0CB1"/>
    <w:rsid w:val="00ED0E3A"/>
    <w:rsid w:val="00ED1DFF"/>
    <w:rsid w:val="00ED2357"/>
    <w:rsid w:val="00ED3A2D"/>
    <w:rsid w:val="00EE4394"/>
    <w:rsid w:val="00EE6B5E"/>
    <w:rsid w:val="00EE7995"/>
    <w:rsid w:val="00EF0E57"/>
    <w:rsid w:val="00EF1DFF"/>
    <w:rsid w:val="00EF2450"/>
    <w:rsid w:val="00EF33E2"/>
    <w:rsid w:val="00EF5F3A"/>
    <w:rsid w:val="00F00A42"/>
    <w:rsid w:val="00F03765"/>
    <w:rsid w:val="00F038A2"/>
    <w:rsid w:val="00F124D8"/>
    <w:rsid w:val="00F13512"/>
    <w:rsid w:val="00F147A6"/>
    <w:rsid w:val="00F25FC7"/>
    <w:rsid w:val="00F33C16"/>
    <w:rsid w:val="00F3531A"/>
    <w:rsid w:val="00F40DD6"/>
    <w:rsid w:val="00F43D24"/>
    <w:rsid w:val="00F44A7C"/>
    <w:rsid w:val="00F52228"/>
    <w:rsid w:val="00F53178"/>
    <w:rsid w:val="00F55649"/>
    <w:rsid w:val="00F570C0"/>
    <w:rsid w:val="00F57E5D"/>
    <w:rsid w:val="00F639B2"/>
    <w:rsid w:val="00F64D0F"/>
    <w:rsid w:val="00F65668"/>
    <w:rsid w:val="00F656E0"/>
    <w:rsid w:val="00F72242"/>
    <w:rsid w:val="00F74165"/>
    <w:rsid w:val="00F7520A"/>
    <w:rsid w:val="00F754FE"/>
    <w:rsid w:val="00F8363F"/>
    <w:rsid w:val="00F85609"/>
    <w:rsid w:val="00F86B3A"/>
    <w:rsid w:val="00F86D8E"/>
    <w:rsid w:val="00F92D19"/>
    <w:rsid w:val="00F93403"/>
    <w:rsid w:val="00F959CF"/>
    <w:rsid w:val="00F95A99"/>
    <w:rsid w:val="00FA1CEB"/>
    <w:rsid w:val="00FA64A4"/>
    <w:rsid w:val="00FA7D9C"/>
    <w:rsid w:val="00FB175A"/>
    <w:rsid w:val="00FB2A70"/>
    <w:rsid w:val="00FB7C9B"/>
    <w:rsid w:val="00FC5366"/>
    <w:rsid w:val="00FD32D2"/>
    <w:rsid w:val="00FD4AEF"/>
    <w:rsid w:val="00FD785A"/>
    <w:rsid w:val="00FE1769"/>
    <w:rsid w:val="00FE3694"/>
    <w:rsid w:val="00FE375B"/>
    <w:rsid w:val="00FE3BAD"/>
    <w:rsid w:val="00FE60AC"/>
    <w:rsid w:val="00FE6D64"/>
    <w:rsid w:val="00FF0DEB"/>
    <w:rsid w:val="00FF1F0F"/>
    <w:rsid w:val="00FF4EB3"/>
    <w:rsid w:val="00FF609C"/>
    <w:rsid w:val="00FF7195"/>
    <w:rsid w:val="00FF7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CF92"/>
  <w15:chartTrackingRefBased/>
  <w15:docId w15:val="{BF78C9DF-C969-4ACB-9888-E4070A609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488"/>
  </w:style>
  <w:style w:type="paragraph" w:styleId="Heading1">
    <w:name w:val="heading 1"/>
    <w:basedOn w:val="Normal"/>
    <w:next w:val="Normal"/>
    <w:link w:val="Heading1Char"/>
    <w:uiPriority w:val="9"/>
    <w:qFormat/>
    <w:rsid w:val="00F03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38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38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8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38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38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38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38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38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38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38A2"/>
    <w:pPr>
      <w:spacing w:before="160"/>
      <w:jc w:val="center"/>
    </w:pPr>
    <w:rPr>
      <w:i/>
      <w:iCs/>
      <w:color w:val="404040" w:themeColor="text1" w:themeTint="BF"/>
    </w:rPr>
  </w:style>
  <w:style w:type="character" w:customStyle="1" w:styleId="QuoteChar">
    <w:name w:val="Quote Char"/>
    <w:basedOn w:val="DefaultParagraphFont"/>
    <w:link w:val="Quote"/>
    <w:uiPriority w:val="29"/>
    <w:rsid w:val="00F038A2"/>
    <w:rPr>
      <w:i/>
      <w:iCs/>
      <w:color w:val="404040" w:themeColor="text1" w:themeTint="BF"/>
    </w:rPr>
  </w:style>
  <w:style w:type="paragraph" w:styleId="ListParagraph">
    <w:name w:val="List Paragraph"/>
    <w:basedOn w:val="Normal"/>
    <w:uiPriority w:val="34"/>
    <w:qFormat/>
    <w:rsid w:val="00F038A2"/>
    <w:pPr>
      <w:ind w:left="720"/>
      <w:contextualSpacing/>
    </w:pPr>
  </w:style>
  <w:style w:type="character" w:styleId="IntenseEmphasis">
    <w:name w:val="Intense Emphasis"/>
    <w:basedOn w:val="DefaultParagraphFont"/>
    <w:uiPriority w:val="21"/>
    <w:qFormat/>
    <w:rsid w:val="00F038A2"/>
    <w:rPr>
      <w:i/>
      <w:iCs/>
      <w:color w:val="0F4761" w:themeColor="accent1" w:themeShade="BF"/>
    </w:rPr>
  </w:style>
  <w:style w:type="paragraph" w:styleId="IntenseQuote">
    <w:name w:val="Intense Quote"/>
    <w:basedOn w:val="Normal"/>
    <w:next w:val="Normal"/>
    <w:link w:val="IntenseQuoteChar"/>
    <w:uiPriority w:val="30"/>
    <w:qFormat/>
    <w:rsid w:val="00F0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A2"/>
    <w:rPr>
      <w:i/>
      <w:iCs/>
      <w:color w:val="0F4761" w:themeColor="accent1" w:themeShade="BF"/>
    </w:rPr>
  </w:style>
  <w:style w:type="character" w:styleId="IntenseReference">
    <w:name w:val="Intense Reference"/>
    <w:basedOn w:val="DefaultParagraphFont"/>
    <w:uiPriority w:val="32"/>
    <w:qFormat/>
    <w:rsid w:val="00F038A2"/>
    <w:rPr>
      <w:b/>
      <w:bCs/>
      <w:smallCaps/>
      <w:color w:val="0F4761" w:themeColor="accent1" w:themeShade="BF"/>
      <w:spacing w:val="5"/>
    </w:rPr>
  </w:style>
  <w:style w:type="character" w:styleId="CommentReference">
    <w:name w:val="annotation reference"/>
    <w:basedOn w:val="DefaultParagraphFont"/>
    <w:uiPriority w:val="99"/>
    <w:semiHidden/>
    <w:unhideWhenUsed/>
    <w:rsid w:val="00971E81"/>
    <w:rPr>
      <w:sz w:val="16"/>
      <w:szCs w:val="16"/>
    </w:rPr>
  </w:style>
  <w:style w:type="paragraph" w:styleId="CommentText">
    <w:name w:val="annotation text"/>
    <w:basedOn w:val="Normal"/>
    <w:link w:val="CommentTextChar"/>
    <w:uiPriority w:val="99"/>
    <w:unhideWhenUsed/>
    <w:rsid w:val="00971E81"/>
    <w:pPr>
      <w:spacing w:line="240" w:lineRule="auto"/>
    </w:pPr>
    <w:rPr>
      <w:sz w:val="20"/>
      <w:szCs w:val="20"/>
    </w:rPr>
  </w:style>
  <w:style w:type="character" w:customStyle="1" w:styleId="CommentTextChar">
    <w:name w:val="Comment Text Char"/>
    <w:basedOn w:val="DefaultParagraphFont"/>
    <w:link w:val="CommentText"/>
    <w:uiPriority w:val="99"/>
    <w:rsid w:val="00971E81"/>
    <w:rPr>
      <w:sz w:val="20"/>
      <w:szCs w:val="20"/>
    </w:rPr>
  </w:style>
  <w:style w:type="paragraph" w:styleId="CommentSubject">
    <w:name w:val="annotation subject"/>
    <w:basedOn w:val="CommentText"/>
    <w:next w:val="CommentText"/>
    <w:link w:val="CommentSubjectChar"/>
    <w:uiPriority w:val="99"/>
    <w:semiHidden/>
    <w:unhideWhenUsed/>
    <w:rsid w:val="00971E81"/>
    <w:rPr>
      <w:b/>
      <w:bCs/>
    </w:rPr>
  </w:style>
  <w:style w:type="character" w:customStyle="1" w:styleId="CommentSubjectChar">
    <w:name w:val="Comment Subject Char"/>
    <w:basedOn w:val="CommentTextChar"/>
    <w:link w:val="CommentSubject"/>
    <w:uiPriority w:val="99"/>
    <w:semiHidden/>
    <w:rsid w:val="00971E81"/>
    <w:rPr>
      <w:b/>
      <w:bCs/>
      <w:sz w:val="20"/>
      <w:szCs w:val="20"/>
    </w:rPr>
  </w:style>
  <w:style w:type="character" w:styleId="LineNumber">
    <w:name w:val="line number"/>
    <w:basedOn w:val="DefaultParagraphFont"/>
    <w:uiPriority w:val="99"/>
    <w:semiHidden/>
    <w:unhideWhenUsed/>
    <w:rsid w:val="00D356DA"/>
  </w:style>
  <w:style w:type="table" w:styleId="TableGrid">
    <w:name w:val="Table Grid"/>
    <w:basedOn w:val="TableNormal"/>
    <w:uiPriority w:val="39"/>
    <w:rsid w:val="000E1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97570"/>
    <w:pPr>
      <w:spacing w:after="0" w:line="240" w:lineRule="auto"/>
    </w:pPr>
    <w:rPr>
      <w:rFonts w:ascii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0B6C2A"/>
  </w:style>
  <w:style w:type="character" w:styleId="Hyperlink">
    <w:name w:val="Hyperlink"/>
    <w:basedOn w:val="DefaultParagraphFont"/>
    <w:uiPriority w:val="99"/>
    <w:unhideWhenUsed/>
    <w:rsid w:val="007A46CE"/>
    <w:rPr>
      <w:color w:val="0000FF"/>
      <w:u w:val="single"/>
    </w:rPr>
  </w:style>
  <w:style w:type="character" w:styleId="UnresolvedMention">
    <w:name w:val="Unresolved Mention"/>
    <w:basedOn w:val="DefaultParagraphFont"/>
    <w:uiPriority w:val="99"/>
    <w:semiHidden/>
    <w:unhideWhenUsed/>
    <w:rsid w:val="007A46CE"/>
    <w:rPr>
      <w:color w:val="605E5C"/>
      <w:shd w:val="clear" w:color="auto" w:fill="E1DFDD"/>
    </w:rPr>
  </w:style>
  <w:style w:type="paragraph" w:styleId="Caption">
    <w:name w:val="caption"/>
    <w:basedOn w:val="Normal"/>
    <w:next w:val="Normal"/>
    <w:uiPriority w:val="35"/>
    <w:unhideWhenUsed/>
    <w:qFormat/>
    <w:rsid w:val="00C46496"/>
    <w:pPr>
      <w:spacing w:after="200" w:line="240" w:lineRule="auto"/>
    </w:pPr>
    <w:rPr>
      <w:i/>
      <w:iCs/>
      <w:color w:val="0E2841" w:themeColor="text2"/>
      <w:sz w:val="18"/>
      <w:szCs w:val="18"/>
    </w:rPr>
  </w:style>
  <w:style w:type="paragraph" w:styleId="Revision">
    <w:name w:val="Revision"/>
    <w:hidden/>
    <w:uiPriority w:val="99"/>
    <w:semiHidden/>
    <w:rsid w:val="00D229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6.png"/><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ABF18-5423-4085-AF4B-692A5DBB9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66657</TotalTime>
  <Pages>23</Pages>
  <Words>14177</Words>
  <Characters>80814</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Gifford, Tyler</cp:lastModifiedBy>
  <cp:revision>56</cp:revision>
  <dcterms:created xsi:type="dcterms:W3CDTF">2026-03-10T00:33:00Z</dcterms:created>
  <dcterms:modified xsi:type="dcterms:W3CDTF">2026-06-18T13:45:00Z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id="ONTtgLHg"/&gt;&lt;style id="http://www.zotero.org/styles/oxford-journals-scimed-author-date" hasBibliography="1" bibliographyStyleHasBeenSet="1"/&gt;&lt;prefs&gt;&lt;pref name="fieldType" value="Field"/&gt;&lt;/prefs&gt;&lt;/d</vt:lpwstr>
  </property>
  <property fmtid="{D5CDD505-2E9C-101B-9397-08002B2CF9AE}" pid="3" name="ZOTERO_PREF_2">
    <vt:lpwstr>ata&gt;</vt:lpwstr>
  </property>
</Properties>
</file>