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EFF84" w14:textId="3520609D" w:rsidR="004C5F65" w:rsidRDefault="004C5F65">
      <w:r>
        <w:t xml:space="preserve">Title: </w:t>
      </w:r>
      <w:proofErr w:type="spellStart"/>
      <w:r>
        <w:rPr>
          <w:i/>
          <w:iCs/>
        </w:rPr>
        <w:t>skiba</w:t>
      </w:r>
      <w:proofErr w:type="spellEnd"/>
      <w:r>
        <w:t xml:space="preserve">: a forester’s package </w:t>
      </w:r>
      <w:r w:rsidR="00ED0E3A">
        <w:t>to perform point extractions from Google Earth Engine</w:t>
      </w:r>
    </w:p>
    <w:p w14:paraId="46310885" w14:textId="78E945AA" w:rsidR="004C5F65" w:rsidRPr="004C5F65" w:rsidRDefault="004C5F65">
      <w:r w:rsidRPr="004C5F65">
        <w:t>Authors: Tara Skiba, Tyler G</w:t>
      </w:r>
      <w:r>
        <w:t>ifford</w:t>
      </w:r>
    </w:p>
    <w:p w14:paraId="10287120" w14:textId="07F8CE4C" w:rsidR="003D2856" w:rsidRPr="004C5F65" w:rsidRDefault="003D2856">
      <w:pPr>
        <w:rPr>
          <w:lang w:val="fr-FR"/>
        </w:rPr>
      </w:pPr>
      <w:r w:rsidRPr="004C5F65">
        <w:rPr>
          <w:lang w:val="fr-FR"/>
        </w:rPr>
        <w:t>Citable Nuggets</w:t>
      </w:r>
    </w:p>
    <w:p w14:paraId="25E625EE" w14:textId="472FCFB6" w:rsidR="003D2856" w:rsidRDefault="003D2856" w:rsidP="003D2856">
      <w:pPr>
        <w:pStyle w:val="ListParagraph"/>
        <w:numPr>
          <w:ilvl w:val="0"/>
          <w:numId w:val="8"/>
        </w:numPr>
      </w:pPr>
      <w:r>
        <w:t>Remotely sensed data can be easier to incorporate into forest studies and inventories if technological barriers are removed</w:t>
      </w:r>
    </w:p>
    <w:p w14:paraId="6EC96D27" w14:textId="6ACD4B84" w:rsidR="00EF2450" w:rsidRDefault="00BB69B4" w:rsidP="003D2856">
      <w:pPr>
        <w:pStyle w:val="ListParagraph"/>
        <w:numPr>
          <w:ilvl w:val="0"/>
          <w:numId w:val="8"/>
        </w:numPr>
      </w:pPr>
      <w:r>
        <w:t>Existing python packages can be combined to develop a more efficient workflow to extract pixel values from remotely sensed data in GEE.</w:t>
      </w:r>
    </w:p>
    <w:p w14:paraId="4B24078A" w14:textId="1DAF045A" w:rsidR="009C2277" w:rsidRDefault="009C2277" w:rsidP="003D2856">
      <w:pPr>
        <w:pStyle w:val="ListParagraph"/>
        <w:numPr>
          <w:ilvl w:val="0"/>
          <w:numId w:val="8"/>
        </w:numPr>
      </w:pPr>
      <w:r>
        <w:t>Due to concerns about running sensitive coordinates through GEE, two buffering approaches were developed to use in conjunction with the point extraction tools.</w:t>
      </w:r>
    </w:p>
    <w:p w14:paraId="0BCCD818" w14:textId="656FFA34" w:rsidR="003D2856" w:rsidRDefault="00586B6E">
      <w:r>
        <w:t>Abstract</w:t>
      </w:r>
    </w:p>
    <w:p w14:paraId="4F43F9BA" w14:textId="28FA0D3E" w:rsidR="00586B6E" w:rsidRDefault="00586B6E">
      <w:r>
        <w:tab/>
      </w:r>
    </w:p>
    <w:p w14:paraId="4ED50B3E" w14:textId="1D060A7B" w:rsidR="001D3CB1" w:rsidRDefault="00C47804">
      <w:commentRangeStart w:id="0"/>
      <w:r>
        <w:t>Introduction</w:t>
      </w:r>
      <w:commentRangeEnd w:id="0"/>
      <w:r w:rsidR="00516957">
        <w:rPr>
          <w:rStyle w:val="CommentReference"/>
        </w:rPr>
        <w:commentReference w:id="0"/>
      </w:r>
    </w:p>
    <w:p w14:paraId="7C912C80" w14:textId="0D7D519E" w:rsidR="00B055AC" w:rsidRDefault="00C47804" w:rsidP="00A4183F">
      <w:pPr>
        <w:ind w:firstLine="720"/>
      </w:pPr>
      <w:commentRangeStart w:id="1"/>
      <w:r>
        <w:t>Forest</w:t>
      </w:r>
      <w:r w:rsidR="0066500A">
        <w:t>s</w:t>
      </w:r>
      <w:commentRangeEnd w:id="1"/>
      <w:r w:rsidR="00971E81">
        <w:rPr>
          <w:rStyle w:val="CommentReference"/>
          <w:sz w:val="24"/>
          <w:szCs w:val="24"/>
        </w:rPr>
        <w:commentReference w:id="1"/>
      </w:r>
      <w:r>
        <w:t xml:space="preserve">, </w:t>
      </w:r>
      <w:r w:rsidR="00603597">
        <w:t>which cover</w:t>
      </w:r>
      <w:r>
        <w:t xml:space="preserve"> 31% of </w:t>
      </w:r>
      <w:r w:rsidR="0066500A">
        <w:t xml:space="preserve">the Earth’s land </w:t>
      </w:r>
      <w:commentRangeStart w:id="2"/>
      <w:r w:rsidR="0066500A">
        <w:t>area</w:t>
      </w:r>
      <w:commentRangeEnd w:id="2"/>
      <w:r w:rsidR="006D017B">
        <w:rPr>
          <w:rStyle w:val="CommentReference"/>
        </w:rPr>
        <w:commentReference w:id="2"/>
      </w:r>
      <w:r w:rsidR="0066500A">
        <w:t>, are complex ecosystems with high variability and therefore challenging to study. A forest’s characteristics, such as composition</w:t>
      </w:r>
      <w:r w:rsidR="006D017B">
        <w:t xml:space="preserve"> and structure</w:t>
      </w:r>
      <w:r w:rsidR="0066500A">
        <w:t xml:space="preserve">, are influenced not only by the previous forest ecosystems that </w:t>
      </w:r>
      <w:r w:rsidR="00773DB6">
        <w:t>preceded</w:t>
      </w:r>
      <w:r w:rsidR="0066500A">
        <w:t xml:space="preserve"> the current forest, but </w:t>
      </w:r>
      <w:commentRangeStart w:id="3"/>
      <w:r w:rsidR="0066500A">
        <w:t>also</w:t>
      </w:r>
      <w:r w:rsidR="00773DB6">
        <w:t xml:space="preserve"> environmental conditions, like temperature, rainfall, or sunlight intervals</w:t>
      </w:r>
      <w:commentRangeEnd w:id="3"/>
      <w:r w:rsidR="006D017B">
        <w:rPr>
          <w:rStyle w:val="CommentReference"/>
        </w:rPr>
        <w:commentReference w:id="3"/>
      </w:r>
      <w:r w:rsidR="00773DB6">
        <w:t xml:space="preserve">. While </w:t>
      </w:r>
      <w:r w:rsidR="00603597">
        <w:t>environmental</w:t>
      </w:r>
      <w:r w:rsidR="00773DB6">
        <w:t xml:space="preserve"> factors are important to understanding forest systems, they are hard to generate and not consistently included in operational </w:t>
      </w:r>
      <w:r w:rsidR="006D017B">
        <w:t xml:space="preserve">forest </w:t>
      </w:r>
      <w:r w:rsidR="00773DB6">
        <w:t xml:space="preserve">inventories. For example, rainfall would need to be collected daily to calculate average annual rainfall. Not only </w:t>
      </w:r>
      <w:r w:rsidR="00BA29A8">
        <w:t xml:space="preserve">would </w:t>
      </w:r>
      <w:r w:rsidR="000D2D4E">
        <w:t>this</w:t>
      </w:r>
      <w:r w:rsidR="00BA29A8">
        <w:t xml:space="preserve"> be</w:t>
      </w:r>
      <w:r w:rsidR="00773DB6">
        <w:t xml:space="preserve"> difficult to </w:t>
      </w:r>
      <w:r w:rsidR="00DD413E">
        <w:t>obtain</w:t>
      </w:r>
      <w:r w:rsidR="00773DB6">
        <w:t xml:space="preserve"> </w:t>
      </w:r>
      <w:r w:rsidR="000D2D4E">
        <w:t xml:space="preserve">for </w:t>
      </w:r>
      <w:r w:rsidR="00773DB6">
        <w:t xml:space="preserve">small forest studies, </w:t>
      </w:r>
      <w:r w:rsidR="00B055AC">
        <w:t xml:space="preserve">but </w:t>
      </w:r>
      <w:commentRangeStart w:id="4"/>
      <w:r w:rsidR="00B055AC">
        <w:t>it also</w:t>
      </w:r>
      <w:r w:rsidR="00773DB6">
        <w:t xml:space="preserve"> becomes impossible to </w:t>
      </w:r>
      <w:r w:rsidR="001E0F1F">
        <w:t>quantify</w:t>
      </w:r>
      <w:r w:rsidR="00773DB6">
        <w:t xml:space="preserve"> at large spatial scales, like national forest inventories (NFIs).</w:t>
      </w:r>
      <w:r w:rsidR="00B055AC">
        <w:t xml:space="preserve"> </w:t>
      </w:r>
      <w:commentRangeEnd w:id="4"/>
      <w:r w:rsidR="006D017B">
        <w:rPr>
          <w:rStyle w:val="CommentReference"/>
        </w:rPr>
        <w:commentReference w:id="4"/>
      </w:r>
      <w:r w:rsidR="00F44A7C">
        <w:t xml:space="preserve">Without this information provided, understanding about </w:t>
      </w:r>
      <w:r w:rsidR="004329A1">
        <w:t xml:space="preserve">how environmental </w:t>
      </w:r>
      <w:r w:rsidR="00955555">
        <w:t>variables</w:t>
      </w:r>
      <w:r w:rsidR="004329A1">
        <w:t xml:space="preserve"> influence</w:t>
      </w:r>
      <w:r w:rsidR="00F44A7C">
        <w:t xml:space="preserve"> forest systems </w:t>
      </w:r>
      <w:r w:rsidR="001132B7">
        <w:t>is</w:t>
      </w:r>
      <w:r w:rsidR="00F44A7C">
        <w:t xml:space="preserve"> limited. </w:t>
      </w:r>
      <w:commentRangeStart w:id="5"/>
      <w:r w:rsidR="00603597">
        <w:t>These information gaps have been filled using r</w:t>
      </w:r>
      <w:r w:rsidR="00B055AC">
        <w:t xml:space="preserve">emotely sensed </w:t>
      </w:r>
      <w:r w:rsidR="00B055AC" w:rsidRPr="00B055AC">
        <w:t>(RS)</w:t>
      </w:r>
      <w:r w:rsidR="00B055AC">
        <w:t xml:space="preserve"> data</w:t>
      </w:r>
      <w:commentRangeEnd w:id="5"/>
      <w:r w:rsidR="006D017B">
        <w:rPr>
          <w:rStyle w:val="CommentReference"/>
        </w:rPr>
        <w:commentReference w:id="5"/>
      </w:r>
      <w:r w:rsidR="00603597">
        <w:t xml:space="preserve"> </w:t>
      </w:r>
      <w:r w:rsidR="000F0361">
        <w:t>as it has the three following characteristics</w:t>
      </w:r>
      <w:r w:rsidR="009F7FA5">
        <w:t xml:space="preserve">: it is spatially uninterrupted, continuously monitored, and provides metrics that are best captured via RS methods. </w:t>
      </w:r>
      <w:r w:rsidR="00FE3BAD">
        <w:t xml:space="preserve">These </w:t>
      </w:r>
      <w:r w:rsidR="00C9214F">
        <w:t>valuable</w:t>
      </w:r>
      <w:r w:rsidR="00FE3BAD">
        <w:t xml:space="preserve"> characteristics can be exploited to</w:t>
      </w:r>
      <w:r w:rsidR="00A4183F">
        <w:t xml:space="preserve"> complement plot-based forest inventor</w:t>
      </w:r>
      <w:r w:rsidR="00FE3BAD">
        <w:t>ies</w:t>
      </w:r>
      <w:r w:rsidR="00A4183F">
        <w:t xml:space="preserve"> to enable estimation of forest health, canopy structure, biomass, disturbance, and climate </w:t>
      </w:r>
      <w:proofErr w:type="gramStart"/>
      <w:r w:rsidR="00A4183F">
        <w:t>drivers</w:t>
      </w:r>
      <w:proofErr w:type="gramEnd"/>
      <w:r w:rsidR="00A4183F">
        <w:t xml:space="preserve"> at scales impossible through ground-based inventories alone</w:t>
      </w:r>
      <w:r w:rsidR="009F7FA5">
        <w:t>.</w:t>
      </w:r>
    </w:p>
    <w:p w14:paraId="0A526217" w14:textId="79ABF854" w:rsidR="00B055AC" w:rsidRDefault="00A4183F">
      <w:r>
        <w:tab/>
      </w:r>
      <w:commentRangeStart w:id="6"/>
      <w:r w:rsidR="00EA72B4">
        <w:t>Despit</w:t>
      </w:r>
      <w:commentRangeEnd w:id="6"/>
      <w:r w:rsidR="0067400A">
        <w:rPr>
          <w:rStyle w:val="CommentReference"/>
          <w:sz w:val="24"/>
          <w:szCs w:val="24"/>
        </w:rPr>
        <w:commentReference w:id="6"/>
      </w:r>
      <w:r w:rsidR="004942A6">
        <w:t>e t</w:t>
      </w:r>
      <w:r w:rsidR="00EC71A1">
        <w:t xml:space="preserve">he plethora of </w:t>
      </w:r>
      <w:commentRangeStart w:id="7"/>
      <w:r w:rsidR="00EC71A1">
        <w:t xml:space="preserve">existing RS data </w:t>
      </w:r>
      <w:commentRangeEnd w:id="7"/>
      <w:r w:rsidR="006D017B">
        <w:rPr>
          <w:rStyle w:val="CommentReference"/>
        </w:rPr>
        <w:commentReference w:id="7"/>
      </w:r>
      <w:r w:rsidR="00EC71A1">
        <w:t>available</w:t>
      </w:r>
      <w:r w:rsidR="00EA72B4">
        <w:t xml:space="preserve">, </w:t>
      </w:r>
      <w:r w:rsidR="00EC71A1">
        <w:t xml:space="preserve">the specialized </w:t>
      </w:r>
      <w:r w:rsidR="004919C4" w:rsidRPr="004919C4">
        <w:t xml:space="preserve">technical </w:t>
      </w:r>
      <w:r w:rsidR="00EC71A1">
        <w:t xml:space="preserve">knowledge needed to access and handle geospatial data </w:t>
      </w:r>
      <w:r w:rsidR="004919C4">
        <w:t>gas posed to be a</w:t>
      </w:r>
      <w:r w:rsidR="00C54E01">
        <w:t xml:space="preserve"> significant barrier</w:t>
      </w:r>
      <w:r w:rsidR="004919C4">
        <w:t xml:space="preserve"> for foresters to overcome</w:t>
      </w:r>
      <w:r w:rsidR="00080B45">
        <w:t>, preventing RS data from being used to its fullest potential</w:t>
      </w:r>
      <w:r w:rsidR="004919C4">
        <w:t>.</w:t>
      </w:r>
      <w:r w:rsidR="00080B45">
        <w:t xml:space="preserve"> Existing geospatial software</w:t>
      </w:r>
      <w:r w:rsidR="007F6751">
        <w:t xml:space="preserve"> and programs</w:t>
      </w:r>
      <w:r w:rsidR="00080B45">
        <w:t xml:space="preserve"> </w:t>
      </w:r>
      <w:r w:rsidR="00BA4F9A">
        <w:t>are powerful</w:t>
      </w:r>
      <w:r w:rsidR="00080B45">
        <w:t xml:space="preserve"> but </w:t>
      </w:r>
      <w:r w:rsidR="007F6751">
        <w:t>still require geospatial literacy and programming skills</w:t>
      </w:r>
      <w:r w:rsidR="007E421A">
        <w:t xml:space="preserve">. </w:t>
      </w:r>
      <w:r w:rsidR="00951EDE">
        <w:t xml:space="preserve">Open-source programs like </w:t>
      </w:r>
      <w:r w:rsidR="00F86B3A">
        <w:t>Python and R</w:t>
      </w:r>
      <w:r w:rsidR="00FE6D64">
        <w:t xml:space="preserve"> provide the most user flexibility with geospatial data handling but </w:t>
      </w:r>
      <w:r w:rsidR="009F7FA5">
        <w:t>are</w:t>
      </w:r>
      <w:r w:rsidR="005808F7">
        <w:t xml:space="preserve"> technically advanced due to the programming required</w:t>
      </w:r>
      <w:r w:rsidR="00FE6D64">
        <w:t xml:space="preserve">. Geospatial software like ArcGIS </w:t>
      </w:r>
      <w:r w:rsidR="00951EDE">
        <w:t>eliminates</w:t>
      </w:r>
      <w:r w:rsidR="00FE6D64">
        <w:t xml:space="preserve"> </w:t>
      </w:r>
      <w:proofErr w:type="gramStart"/>
      <w:r w:rsidR="00FE6D64">
        <w:t>the majority of</w:t>
      </w:r>
      <w:proofErr w:type="gramEnd"/>
      <w:r w:rsidR="00FE6D64">
        <w:t xml:space="preserve"> the programming knowledge needed</w:t>
      </w:r>
      <w:r w:rsidR="00AB733A">
        <w:t xml:space="preserve"> through its program </w:t>
      </w:r>
      <w:r w:rsidR="00AB733A">
        <w:lastRenderedPageBreak/>
        <w:t>interface</w:t>
      </w:r>
      <w:r w:rsidR="00FE6D64">
        <w:t xml:space="preserve">, but users must still have geospatial data knowledge to perform any operations. </w:t>
      </w:r>
      <w:r w:rsidR="00951EDE">
        <w:t xml:space="preserve">In addition, licenses may have to be purchased, which can be expensive. </w:t>
      </w:r>
      <w:r w:rsidR="002B15A2">
        <w:t xml:space="preserve">Even if users have the required technical knowledge and software available, other challenges remain. </w:t>
      </w:r>
      <w:r w:rsidR="0017343A">
        <w:t xml:space="preserve">RS and raster datasets are collected and maintained by numerous government agencies, either domestically or internationally. These datasets can be downloaded from the agency’s website, which can pose issues not only with locating the desired dataset, but also with downloading these datasets which can be incredibly large. </w:t>
      </w:r>
      <w:r w:rsidR="0067400A">
        <w:t>These challenges can make geospatial data retrieval, handling, and processing inefficient and slow.</w:t>
      </w:r>
      <w:r w:rsidR="00863410">
        <w:t xml:space="preserve"> </w:t>
      </w:r>
    </w:p>
    <w:p w14:paraId="1FD25C36" w14:textId="12962E39" w:rsidR="00257AC8" w:rsidRPr="00257AC8" w:rsidRDefault="00257AC8">
      <w:r>
        <w:tab/>
      </w:r>
      <w:commentRangeStart w:id="8"/>
      <w:r w:rsidR="00863410">
        <w:t xml:space="preserve"> </w:t>
      </w:r>
      <w:commentRangeEnd w:id="8"/>
      <w:r w:rsidR="00BC2CF2">
        <w:rPr>
          <w:rStyle w:val="CommentReference"/>
          <w:sz w:val="24"/>
          <w:szCs w:val="24"/>
        </w:rPr>
        <w:commentReference w:id="8"/>
      </w:r>
      <w:r w:rsidR="00BC2CF2">
        <w:t>A</w:t>
      </w:r>
      <w:r w:rsidR="00704E89">
        <w:t xml:space="preserve"> </w:t>
      </w:r>
      <w:r w:rsidR="00863410">
        <w:t xml:space="preserve">solution to the issue of data decentralization can be found </w:t>
      </w:r>
      <w:r w:rsidR="00376AC7">
        <w:t>when using</w:t>
      </w:r>
      <w:r w:rsidR="00863410">
        <w:t xml:space="preserve"> </w:t>
      </w:r>
      <w:r>
        <w:t>Google Earth Engine (GEE)</w:t>
      </w:r>
      <w:ins w:id="9" w:author="Gifford, Tyler" w:date="2026-03-13T08:22:00Z" w16du:dateUtc="2026-03-13T12:22:00Z">
        <w:r w:rsidR="002764B2">
          <w:t>CITE</w:t>
        </w:r>
      </w:ins>
      <w:r w:rsidR="00863410">
        <w:t>,</w:t>
      </w:r>
      <w:r>
        <w:t xml:space="preserve"> a</w:t>
      </w:r>
      <w:r w:rsidR="00C70ACB">
        <w:t xml:space="preserve"> free, public</w:t>
      </w:r>
      <w:r>
        <w:t xml:space="preserve"> repository of many popular remotely sensed and geospatial datasets.</w:t>
      </w:r>
      <w:r w:rsidR="00014490">
        <w:t xml:space="preserve"> T</w:t>
      </w:r>
      <w:r>
        <w:t xml:space="preserve">hese datasets are stored in a cloud server, </w:t>
      </w:r>
      <w:r w:rsidR="003609F9">
        <w:t xml:space="preserve">which </w:t>
      </w:r>
      <w:proofErr w:type="gramStart"/>
      <w:r w:rsidR="003609F9">
        <w:t>allow</w:t>
      </w:r>
      <w:proofErr w:type="gramEnd"/>
      <w:r w:rsidR="003609F9">
        <w:t xml:space="preserve"> </w:t>
      </w:r>
      <w:r>
        <w:t xml:space="preserve">users </w:t>
      </w:r>
      <w:r w:rsidR="003609F9">
        <w:t>to</w:t>
      </w:r>
      <w:r>
        <w:t xml:space="preserve"> avoid having to download the large datasets</w:t>
      </w:r>
      <w:r w:rsidR="00CA72C7">
        <w:t xml:space="preserve"> locally</w:t>
      </w:r>
      <w:r w:rsidR="00C9214F">
        <w:t>, increasing efficiency</w:t>
      </w:r>
      <w:r>
        <w:t xml:space="preserve">. </w:t>
      </w:r>
      <w:r w:rsidR="00B80E41">
        <w:t xml:space="preserve">GEE also has a Code Editor where users can work completely on a cloud server and employs the JavaScript language. </w:t>
      </w:r>
      <w:r>
        <w:t>GEE has been integrated into existing geospatial analysis software</w:t>
      </w:r>
      <w:ins w:id="10" w:author="Gifford, Tyler" w:date="2026-03-13T08:23:00Z" w16du:dateUtc="2026-03-13T12:23:00Z">
        <w:r w:rsidR="002764B2">
          <w:t>.</w:t>
        </w:r>
      </w:ins>
      <w:r>
        <w:t xml:space="preserve"> </w:t>
      </w:r>
      <w:del w:id="11" w:author="Gifford, Tyler" w:date="2026-03-13T08:23:00Z" w16du:dateUtc="2026-03-13T12:23:00Z">
        <w:r w:rsidDel="002764B2">
          <w:delText xml:space="preserve">described above (e.g. </w:delText>
        </w:r>
      </w:del>
      <w:ins w:id="12" w:author="Gifford, Tyler" w:date="2026-03-13T08:23:00Z" w16du:dateUtc="2026-03-13T12:23:00Z">
        <w:r w:rsidR="002764B2">
          <w:t xml:space="preserve">The </w:t>
        </w:r>
      </w:ins>
      <w:r>
        <w:t>GEE Toolbox</w:t>
      </w:r>
      <w:ins w:id="13" w:author="Gifford, Tyler" w:date="2026-03-13T08:23:00Z" w16du:dateUtc="2026-03-13T12:23:00Z">
        <w:r w:rsidR="002764B2">
          <w:t xml:space="preserve"> (citation) allows for integration</w:t>
        </w:r>
      </w:ins>
      <w:r>
        <w:t xml:space="preserve"> in ArcGIS</w:t>
      </w:r>
      <w:ins w:id="14" w:author="Gifford, Tyler" w:date="2026-03-13T08:23:00Z" w16du:dateUtc="2026-03-13T12:23:00Z">
        <w:r w:rsidR="002764B2">
          <w:t xml:space="preserve"> products</w:t>
        </w:r>
      </w:ins>
      <w:ins w:id="15" w:author="Gifford, Tyler" w:date="2026-03-13T08:24:00Z" w16du:dateUtc="2026-03-13T12:24:00Z">
        <w:r w:rsidR="002764B2">
          <w:t>.</w:t>
        </w:r>
      </w:ins>
      <w:ins w:id="16" w:author="Gifford, Tyler" w:date="2026-03-13T08:26:00Z" w16du:dateUtc="2026-03-13T12:26:00Z">
        <w:r w:rsidR="00772FFC">
          <w:t xml:space="preserve"> </w:t>
        </w:r>
      </w:ins>
      <w:del w:id="17" w:author="Gifford, Tyler" w:date="2026-03-13T08:23:00Z" w16du:dateUtc="2026-03-13T12:23:00Z">
        <w:r w:rsidDel="002764B2">
          <w:delText>;</w:delText>
        </w:r>
      </w:del>
      <w:ins w:id="18" w:author="Gifford, Tyler" w:date="2026-03-13T08:24:00Z" w16du:dateUtc="2026-03-13T12:24:00Z">
        <w:r w:rsidR="002764B2">
          <w:t>The</w:t>
        </w:r>
      </w:ins>
      <w:ins w:id="19" w:author="Gifford, Tyler" w:date="2026-03-13T08:27:00Z" w16du:dateUtc="2026-03-13T12:27:00Z">
        <w:r w:rsidR="00772FFC">
          <w:t xml:space="preserve"> R</w:t>
        </w:r>
      </w:ins>
      <w:ins w:id="20" w:author="Gifford, Tyler" w:date="2026-03-13T08:24:00Z" w16du:dateUtc="2026-03-13T12:24:00Z">
        <w:r w:rsidR="002764B2">
          <w:t xml:space="preserve"> package </w:t>
        </w:r>
      </w:ins>
      <w:del w:id="21" w:author="Gifford, Tyler" w:date="2026-03-13T08:23:00Z" w16du:dateUtc="2026-03-13T12:23:00Z">
        <w:r w:rsidDel="002764B2">
          <w:delText xml:space="preserve"> </w:delText>
        </w:r>
      </w:del>
      <w:proofErr w:type="spellStart"/>
      <w:r>
        <w:rPr>
          <w:i/>
          <w:iCs/>
        </w:rPr>
        <w:t>rgee</w:t>
      </w:r>
      <w:proofErr w:type="spellEnd"/>
      <w:ins w:id="22" w:author="Gifford, Tyler" w:date="2026-03-13T08:23:00Z" w16du:dateUtc="2026-03-13T12:23:00Z">
        <w:r w:rsidR="002764B2">
          <w:rPr>
            <w:i/>
            <w:iCs/>
          </w:rPr>
          <w:t xml:space="preserve"> </w:t>
        </w:r>
        <w:r w:rsidR="002764B2" w:rsidRPr="002764B2">
          <w:rPr>
            <w:rPrChange w:id="23" w:author="Gifford, Tyler" w:date="2026-03-13T08:24:00Z" w16du:dateUtc="2026-03-13T12:24:00Z">
              <w:rPr>
                <w:i/>
                <w:iCs/>
              </w:rPr>
            </w:rPrChange>
          </w:rPr>
          <w:t>(</w:t>
        </w:r>
      </w:ins>
      <w:ins w:id="24" w:author="Gifford, Tyler" w:date="2026-03-13T08:25:00Z" w16du:dateUtc="2026-03-13T12:25:00Z">
        <w:r w:rsidR="002764B2">
          <w:t>Ay</w:t>
        </w:r>
      </w:ins>
      <w:ins w:id="25" w:author="Gifford, Tyler" w:date="2026-03-13T08:26:00Z" w16du:dateUtc="2026-03-13T12:26:00Z">
        <w:r w:rsidR="002764B2">
          <w:t>bar et al. 2020</w:t>
        </w:r>
      </w:ins>
      <w:ins w:id="26" w:author="Gifford, Tyler" w:date="2026-03-13T08:24:00Z" w16du:dateUtc="2026-03-13T12:24:00Z">
        <w:r w:rsidR="002764B2" w:rsidRPr="002764B2">
          <w:rPr>
            <w:rPrChange w:id="27" w:author="Gifford, Tyler" w:date="2026-03-13T08:24:00Z" w16du:dateUtc="2026-03-13T12:24:00Z">
              <w:rPr>
                <w:i/>
                <w:iCs/>
              </w:rPr>
            </w:rPrChange>
          </w:rPr>
          <w:t>)</w:t>
        </w:r>
      </w:ins>
      <w:ins w:id="28" w:author="Gifford, Tyler" w:date="2026-03-13T08:26:00Z" w16du:dateUtc="2026-03-13T12:26:00Z">
        <w:r w:rsidR="00772FFC">
          <w:t xml:space="preserve"> provides GEE integration into the R environment by</w:t>
        </w:r>
      </w:ins>
      <w:ins w:id="29" w:author="Gifford, Tyler" w:date="2026-03-13T08:27:00Z" w16du:dateUtc="2026-03-13T12:27:00Z">
        <w:r w:rsidR="00772FFC">
          <w:t xml:space="preserve"> translating R code to Python and passing it to the Google Earth </w:t>
        </w:r>
        <w:proofErr w:type="spellStart"/>
        <w:r w:rsidR="00772FFC">
          <w:t>Enginge</w:t>
        </w:r>
        <w:proofErr w:type="spellEnd"/>
        <w:r w:rsidR="00772FFC">
          <w:t xml:space="preserve"> API.</w:t>
        </w:r>
      </w:ins>
      <w:ins w:id="30" w:author="Gifford, Tyler" w:date="2026-03-13T08:26:00Z" w16du:dateUtc="2026-03-13T12:26:00Z">
        <w:r w:rsidR="00772FFC">
          <w:t xml:space="preserve"> </w:t>
        </w:r>
      </w:ins>
      <w:proofErr w:type="spellStart"/>
      <w:ins w:id="31" w:author="Gifford, Tyler" w:date="2026-03-13T08:28:00Z" w16du:dateUtc="2026-03-13T12:28:00Z">
        <w:r w:rsidR="00772FFC">
          <w:t>Meanhile</w:t>
        </w:r>
        <w:proofErr w:type="spellEnd"/>
        <w:r w:rsidR="00772FFC">
          <w:t>,</w:t>
        </w:r>
      </w:ins>
      <w:r>
        <w:t xml:space="preserve"> </w:t>
      </w:r>
      <w:del w:id="32" w:author="Gifford, Tyler" w:date="2026-03-13T08:24:00Z" w16du:dateUtc="2026-03-13T12:24:00Z">
        <w:r w:rsidDel="002764B2">
          <w:delText xml:space="preserve">in R; </w:delText>
        </w:r>
      </w:del>
      <w:proofErr w:type="spellStart"/>
      <w:r>
        <w:rPr>
          <w:i/>
          <w:iCs/>
        </w:rPr>
        <w:t>earthengine-api</w:t>
      </w:r>
      <w:proofErr w:type="spellEnd"/>
      <w:r w:rsidR="00C40774">
        <w:t xml:space="preserve"> </w:t>
      </w:r>
      <w:r w:rsidR="00C70ACB">
        <w:t>(</w:t>
      </w:r>
      <w:r w:rsidR="00C70ACB">
        <w:rPr>
          <w:i/>
          <w:iCs/>
        </w:rPr>
        <w:t>ee</w:t>
      </w:r>
      <w:r w:rsidR="00C70ACB">
        <w:t xml:space="preserve">) </w:t>
      </w:r>
      <w:r w:rsidR="000A3EC4">
        <w:t>and</w:t>
      </w:r>
      <w:r>
        <w:t xml:space="preserve"> </w:t>
      </w:r>
      <w:proofErr w:type="spellStart"/>
      <w:r>
        <w:rPr>
          <w:i/>
          <w:iCs/>
        </w:rPr>
        <w:t>geemap</w:t>
      </w:r>
      <w:proofErr w:type="spellEnd"/>
      <w:r w:rsidR="00C40774">
        <w:t xml:space="preserve"> </w:t>
      </w:r>
      <w:r>
        <w:t>in Python</w:t>
      </w:r>
      <w:ins w:id="33" w:author="Gifford, Tyler" w:date="2026-03-13T08:28:00Z" w16du:dateUtc="2026-03-13T12:28:00Z">
        <w:r w:rsidR="00772FFC">
          <w:t xml:space="preserve"> </w:t>
        </w:r>
        <w:commentRangeStart w:id="34"/>
        <w:r w:rsidR="00772FFC">
          <w:t>do this that and that other</w:t>
        </w:r>
        <w:commentRangeEnd w:id="34"/>
        <w:r w:rsidR="00772FFC">
          <w:rPr>
            <w:rStyle w:val="CommentReference"/>
          </w:rPr>
          <w:commentReference w:id="34"/>
        </w:r>
      </w:ins>
      <w:del w:id="35" w:author="Gifford, Tyler" w:date="2026-03-13T08:28:00Z" w16du:dateUtc="2026-03-13T12:28:00Z">
        <w:r w:rsidDel="00772FFC">
          <w:delText>)</w:delText>
        </w:r>
      </w:del>
      <w:r>
        <w:t xml:space="preserve">. </w:t>
      </w:r>
      <w:r w:rsidR="00B80E41">
        <w:t xml:space="preserve">Such tools </w:t>
      </w:r>
      <w:r w:rsidR="00104469">
        <w:t xml:space="preserve">provide easier access to GEE and reduce some of the legwork needed to perform geospatial analysis. </w:t>
      </w:r>
      <w:r w:rsidR="00704E89">
        <w:t xml:space="preserve">While GEE and related programs can help resolve the issues of accessing GEE datasets, the technical threshold for manipulating geospatial data </w:t>
      </w:r>
      <w:r w:rsidR="00376E0B">
        <w:t>is still</w:t>
      </w:r>
      <w:r w:rsidR="00704E89">
        <w:t xml:space="preserve"> high.</w:t>
      </w:r>
    </w:p>
    <w:p w14:paraId="70C3AEED" w14:textId="1E45D73F" w:rsidR="00C43186" w:rsidRDefault="00257AC8">
      <w:r>
        <w:tab/>
      </w:r>
      <w:commentRangeStart w:id="36"/>
      <w:r>
        <w:t xml:space="preserve">One </w:t>
      </w:r>
      <w:commentRangeEnd w:id="36"/>
      <w:r w:rsidR="00BD28BD">
        <w:rPr>
          <w:rStyle w:val="CommentReference"/>
          <w:sz w:val="24"/>
          <w:szCs w:val="24"/>
        </w:rPr>
        <w:commentReference w:id="36"/>
      </w:r>
      <w:r>
        <w:t xml:space="preserve">way </w:t>
      </w:r>
      <w:r w:rsidR="00233769">
        <w:t>for</w:t>
      </w:r>
      <w:r>
        <w:t xml:space="preserve"> RS data to </w:t>
      </w:r>
      <w:r w:rsidR="00F72242">
        <w:t>be paired with</w:t>
      </w:r>
      <w:r>
        <w:t xml:space="preserve"> operational forest inventories is to </w:t>
      </w:r>
      <w:r w:rsidR="00F85609">
        <w:t xml:space="preserve">perform simple point extractions of the pixel value that contains </w:t>
      </w:r>
      <w:r>
        <w:t>an inventory plot</w:t>
      </w:r>
      <w:r w:rsidR="00F85609">
        <w:t>’s coordinates</w:t>
      </w:r>
      <w:r>
        <w:t>.</w:t>
      </w:r>
      <w:r w:rsidR="006D2380">
        <w:t xml:space="preserve"> To accomplish this, users would have to upload their coordinates, access GEE and select a dataset, perform any necessary data manipulations to ensure object (file, format) compatibility, extract the desired information, and return the results.</w:t>
      </w:r>
      <w:r w:rsidR="00734E04">
        <w:t xml:space="preserve"> </w:t>
      </w:r>
      <w:r w:rsidR="003742E0">
        <w:t xml:space="preserve">While these point extractions are possible to produce with existing software, there is a need to make this process more efficient and less technically complicated. </w:t>
      </w:r>
      <w:r w:rsidR="00536BE9">
        <w:t xml:space="preserve">This entire workflow can be distilled down to only require the user to provide the necessary input information and perform all other steps behind the scenes. </w:t>
      </w:r>
      <w:r w:rsidR="00BD28BD">
        <w:t xml:space="preserve">The creation of </w:t>
      </w:r>
      <w:r w:rsidR="003742E0">
        <w:t>a streamlined</w:t>
      </w:r>
      <w:r w:rsidR="00BD28BD">
        <w:t xml:space="preserve"> workflow would not only be beneficial to foresters lacking the technical knowledge to access RS data, but it would also allow experienced geospatial data users to perform simple point extractions quickly and </w:t>
      </w:r>
      <w:commentRangeStart w:id="37"/>
      <w:r w:rsidR="00BD28BD">
        <w:t>efficiently</w:t>
      </w:r>
      <w:commentRangeEnd w:id="37"/>
      <w:r w:rsidR="00EB7FEB">
        <w:rPr>
          <w:rStyle w:val="CommentReference"/>
        </w:rPr>
        <w:commentReference w:id="37"/>
      </w:r>
      <w:r w:rsidR="00BD28BD">
        <w:t>.</w:t>
      </w:r>
      <w:r w:rsidR="00C01B45">
        <w:t xml:space="preserve"> </w:t>
      </w:r>
    </w:p>
    <w:p w14:paraId="57EE6200" w14:textId="43E79593" w:rsidR="004D6234" w:rsidRDefault="00684FCC" w:rsidP="004F6831">
      <w:pPr>
        <w:ind w:firstLine="720"/>
      </w:pPr>
      <w:commentRangeStart w:id="38"/>
      <w:r>
        <w:t>Currently</w:t>
      </w:r>
      <w:commentRangeEnd w:id="38"/>
      <w:r w:rsidR="00120DF5">
        <w:rPr>
          <w:rStyle w:val="CommentReference"/>
          <w:sz w:val="24"/>
          <w:szCs w:val="24"/>
        </w:rPr>
        <w:commentReference w:id="38"/>
      </w:r>
      <w:r>
        <w:t xml:space="preserve">, a streamlined workflow that allows forest practitioners to </w:t>
      </w:r>
      <w:r w:rsidR="003742E0">
        <w:t xml:space="preserve">specifically </w:t>
      </w:r>
      <w:r>
        <w:t>perform point-extractions from</w:t>
      </w:r>
      <w:r w:rsidRPr="00684FCC">
        <w:t xml:space="preserve"> </w:t>
      </w:r>
      <w:commentRangeStart w:id="39"/>
      <w:r w:rsidRPr="00684FCC">
        <w:t xml:space="preserve">GEE-derived </w:t>
      </w:r>
      <w:commentRangeEnd w:id="39"/>
      <w:r w:rsidR="00EB7FEB">
        <w:rPr>
          <w:rStyle w:val="CommentReference"/>
        </w:rPr>
        <w:commentReference w:id="39"/>
      </w:r>
      <w:r w:rsidRPr="00684FCC">
        <w:t>raster data for inventory coordinates without advanced coding or proprietary software</w:t>
      </w:r>
      <w:r>
        <w:t xml:space="preserve"> does not exist.</w:t>
      </w:r>
      <w:r w:rsidR="00C43186">
        <w:t xml:space="preserve"> </w:t>
      </w:r>
      <w:r w:rsidR="00C70ACB">
        <w:t xml:space="preserve">In this study, </w:t>
      </w:r>
      <w:r w:rsidR="00AB6095">
        <w:t xml:space="preserve">the </w:t>
      </w:r>
      <w:proofErr w:type="spellStart"/>
      <w:r w:rsidR="00AB6095" w:rsidRPr="00AB6095">
        <w:rPr>
          <w:i/>
          <w:iCs/>
        </w:rPr>
        <w:t>skiba</w:t>
      </w:r>
      <w:proofErr w:type="spellEnd"/>
      <w:r w:rsidR="00C43186">
        <w:t xml:space="preserve"> </w:t>
      </w:r>
      <w:r w:rsidR="00995E0A">
        <w:t xml:space="preserve">Python </w:t>
      </w:r>
      <w:r w:rsidR="00C43186">
        <w:t xml:space="preserve">package was developed </w:t>
      </w:r>
      <w:r w:rsidR="00AB6095">
        <w:t>to</w:t>
      </w:r>
      <w:r w:rsidR="00C43186">
        <w:t xml:space="preserve"> combine </w:t>
      </w:r>
      <w:r w:rsidR="00C70ACB">
        <w:t xml:space="preserve">existing GEE python packages </w:t>
      </w:r>
      <w:r w:rsidR="00C43186">
        <w:t xml:space="preserve">into a </w:t>
      </w:r>
      <w:r w:rsidR="004F6831">
        <w:t>system</w:t>
      </w:r>
      <w:r w:rsidR="00C43186">
        <w:t xml:space="preserve"> that minimizes the coding requirements and lowers the technical threshold previously</w:t>
      </w:r>
      <w:r w:rsidR="00A46832">
        <w:t xml:space="preserve"> needed</w:t>
      </w:r>
      <w:r w:rsidR="00C43186">
        <w:t xml:space="preserve">. The goal of this project is </w:t>
      </w:r>
      <w:r w:rsidR="00C70ACB">
        <w:lastRenderedPageBreak/>
        <w:t>to alleviate setup time to perform point extractions</w:t>
      </w:r>
      <w:r w:rsidR="00C43186">
        <w:t xml:space="preserve"> and reduce the number of steps </w:t>
      </w:r>
      <w:r w:rsidR="00EF1DFF">
        <w:t>required</w:t>
      </w:r>
      <w:r w:rsidR="00264611">
        <w:t xml:space="preserve"> to </w:t>
      </w:r>
      <w:r w:rsidR="00C43186">
        <w:t>access and retrieve data from Google Earth Engine</w:t>
      </w:r>
      <w:r w:rsidR="00A46832">
        <w:t xml:space="preserve"> </w:t>
      </w:r>
      <w:proofErr w:type="gramStart"/>
      <w:r w:rsidR="00C6423A">
        <w:t>in order for</w:t>
      </w:r>
      <w:proofErr w:type="gramEnd"/>
      <w:r w:rsidR="001274E0">
        <w:t xml:space="preserve"> </w:t>
      </w:r>
      <w:r w:rsidR="00A46832" w:rsidRPr="00A46832">
        <w:t xml:space="preserve">RS data to more efficiently be integrated into forest studies and </w:t>
      </w:r>
      <w:commentRangeStart w:id="40"/>
      <w:r w:rsidR="00A46832" w:rsidRPr="00A46832">
        <w:t>inventories</w:t>
      </w:r>
      <w:commentRangeEnd w:id="40"/>
      <w:r w:rsidR="00213550">
        <w:rPr>
          <w:rStyle w:val="CommentReference"/>
        </w:rPr>
        <w:commentReference w:id="40"/>
      </w:r>
      <w:r w:rsidR="00C70ACB">
        <w:t xml:space="preserve">. </w:t>
      </w:r>
      <w:r w:rsidR="008314FE">
        <w:t>As some inventories’ exact plot coordinates are protected due to confidentiality agreements in place, some users may have concerns with using these raw data in Google Earth Engine. In response, two approaches to buffer coordinate</w:t>
      </w:r>
      <w:r w:rsidR="008314FE" w:rsidRPr="008314FE">
        <w:t xml:space="preserve"> sensitive coordinate points</w:t>
      </w:r>
      <w:r w:rsidR="008314FE">
        <w:t xml:space="preserve"> were developed to prepare the data to be run through Google Earth Engine</w:t>
      </w:r>
      <w:r w:rsidR="007A282B">
        <w:t xml:space="preserve"> without requiring any coding skills</w:t>
      </w:r>
      <w:r w:rsidR="008314FE">
        <w:t xml:space="preserve">. </w:t>
      </w:r>
      <w:r w:rsidR="00943386">
        <w:t>The combinations of</w:t>
      </w:r>
      <w:r w:rsidR="00AB6095">
        <w:t xml:space="preserve"> point extraction and point buffering workflows developed </w:t>
      </w:r>
      <w:r w:rsidR="00A8472D">
        <w:t xml:space="preserve">reduce the time and </w:t>
      </w:r>
      <w:r w:rsidR="00014490">
        <w:t>required skills</w:t>
      </w:r>
      <w:r w:rsidR="00AB6095">
        <w:t xml:space="preserve"> for foresters to incorporate </w:t>
      </w:r>
      <w:r w:rsidR="001038B8">
        <w:t xml:space="preserve">RS data </w:t>
      </w:r>
      <w:r w:rsidR="00AB6095">
        <w:t>into forest studies and inventories.</w:t>
      </w:r>
      <w:r w:rsidR="00B71C86">
        <w:t xml:space="preserve"> </w:t>
      </w:r>
    </w:p>
    <w:p w14:paraId="19D0B5F1" w14:textId="77777777" w:rsidR="000F2CAE" w:rsidRDefault="000F2CAE" w:rsidP="000F2CAE"/>
    <w:p w14:paraId="21040012" w14:textId="43DCD03F" w:rsidR="000F2CAE" w:rsidRDefault="000F2CAE" w:rsidP="000F2CAE">
      <w:r>
        <w:t>Methods</w:t>
      </w:r>
    </w:p>
    <w:p w14:paraId="3C50FCAD" w14:textId="7F36C619" w:rsidR="007E2541" w:rsidRDefault="007E2541" w:rsidP="000F2CAE">
      <w:r>
        <w:t>Software design</w:t>
      </w:r>
    </w:p>
    <w:p w14:paraId="758AAD5B" w14:textId="6AC00281" w:rsidR="005B037A" w:rsidRDefault="00D95CE6" w:rsidP="005B037A">
      <w:pPr>
        <w:ind w:firstLine="720"/>
      </w:pPr>
      <w:r>
        <w:t>T</w:t>
      </w:r>
      <w:r w:rsidR="004B1DCA">
        <w:t xml:space="preserve">he </w:t>
      </w:r>
      <w:proofErr w:type="spellStart"/>
      <w:r w:rsidR="004B1DCA">
        <w:rPr>
          <w:i/>
          <w:iCs/>
        </w:rPr>
        <w:t>skiba</w:t>
      </w:r>
      <w:proofErr w:type="spellEnd"/>
      <w:r w:rsidR="004B1DCA">
        <w:t xml:space="preserve"> Python package was designed as a point-and-click widget that </w:t>
      </w:r>
      <w:r w:rsidRPr="00D95CE6">
        <w:t>remove</w:t>
      </w:r>
      <w:r>
        <w:t>s</w:t>
      </w:r>
      <w:r w:rsidRPr="00D95CE6">
        <w:t xml:space="preserve"> much of the technical work needed to extract data from GEE-derived datasets</w:t>
      </w:r>
      <w:r w:rsidR="004B1DCA">
        <w:t>.</w:t>
      </w:r>
      <w:r w:rsidR="00C07871">
        <w:t xml:space="preserve"> </w:t>
      </w:r>
      <w:r w:rsidR="00C07871" w:rsidRPr="00C07871">
        <w:t xml:space="preserve">The package is divided into two </w:t>
      </w:r>
      <w:r w:rsidR="00B71C86">
        <w:t>collections</w:t>
      </w:r>
      <w:r w:rsidR="00C07871" w:rsidRPr="00C07871">
        <w:t xml:space="preserve">: </w:t>
      </w:r>
      <w:commentRangeStart w:id="41"/>
      <w:r w:rsidR="00C07871" w:rsidRPr="00C07871">
        <w:t>point extraction modules and coordinate buffering modules</w:t>
      </w:r>
      <w:commentRangeEnd w:id="41"/>
      <w:r w:rsidR="009A0368">
        <w:rPr>
          <w:rStyle w:val="CommentReference"/>
        </w:rPr>
        <w:commentReference w:id="41"/>
      </w:r>
      <w:r w:rsidR="004870EC">
        <w:t>, which can be visualized in Figure []</w:t>
      </w:r>
      <w:r w:rsidR="00C07871" w:rsidRPr="00C07871">
        <w:t>.</w:t>
      </w:r>
      <w:r w:rsidR="004B1DCA">
        <w:t xml:space="preserve"> </w:t>
      </w:r>
      <w:commentRangeStart w:id="42"/>
      <w:proofErr w:type="spellStart"/>
      <w:r w:rsidR="001D07A7">
        <w:rPr>
          <w:i/>
          <w:iCs/>
        </w:rPr>
        <w:t>i</w:t>
      </w:r>
      <w:r w:rsidR="00C70ACB">
        <w:rPr>
          <w:i/>
          <w:iCs/>
        </w:rPr>
        <w:t>pywidgets</w:t>
      </w:r>
      <w:commentRangeEnd w:id="42"/>
      <w:proofErr w:type="spellEnd"/>
      <w:r w:rsidR="00652403">
        <w:rPr>
          <w:rStyle w:val="CommentReference"/>
        </w:rPr>
        <w:commentReference w:id="42"/>
      </w:r>
      <w:r w:rsidR="00C70ACB">
        <w:t xml:space="preserve"> </w:t>
      </w:r>
      <w:r w:rsidR="004A39E4">
        <w:t>provides</w:t>
      </w:r>
      <w:r w:rsidR="00C70ACB">
        <w:t xml:space="preserve"> the foundation</w:t>
      </w:r>
      <w:r w:rsidR="00835335">
        <w:t xml:space="preserve"> </w:t>
      </w:r>
      <w:r w:rsidR="004A39E4">
        <w:t>for</w:t>
      </w:r>
      <w:r w:rsidR="00835335">
        <w:t xml:space="preserve"> all modules</w:t>
      </w:r>
      <w:r w:rsidR="005B7504">
        <w:t xml:space="preserve"> to </w:t>
      </w:r>
      <w:r w:rsidR="00177F44">
        <w:t>construct</w:t>
      </w:r>
      <w:r w:rsidR="005B7504">
        <w:t xml:space="preserve"> the</w:t>
      </w:r>
      <w:r w:rsidR="00177F44">
        <w:t xml:space="preserve"> visible(?) user</w:t>
      </w:r>
      <w:r w:rsidR="005B7504">
        <w:t xml:space="preserve"> </w:t>
      </w:r>
      <w:r w:rsidR="004B1DCA">
        <w:t>interface</w:t>
      </w:r>
      <w:r w:rsidR="005B7504">
        <w:t xml:space="preserve">. </w:t>
      </w:r>
      <w:r>
        <w:t>F</w:t>
      </w:r>
      <w:r w:rsidR="00835335">
        <w:t>unctions from</w:t>
      </w:r>
      <w:r w:rsidR="00D756FD">
        <w:t xml:space="preserve"> </w:t>
      </w:r>
      <w:r w:rsidR="00D756FD">
        <w:rPr>
          <w:i/>
          <w:iCs/>
        </w:rPr>
        <w:t>pandas</w:t>
      </w:r>
      <w:r w:rsidR="00933840">
        <w:t xml:space="preserve"> and</w:t>
      </w:r>
      <w:r w:rsidR="00D756FD">
        <w:t xml:space="preserve"> </w:t>
      </w:r>
      <w:proofErr w:type="spellStart"/>
      <w:r w:rsidR="00D756FD">
        <w:rPr>
          <w:i/>
          <w:iCs/>
        </w:rPr>
        <w:t>geopandas</w:t>
      </w:r>
      <w:proofErr w:type="spellEnd"/>
      <w:r w:rsidR="00933840">
        <w:t xml:space="preserve"> are leveraged in all modules to handle geospatial file handling. </w:t>
      </w:r>
      <w:r w:rsidR="001B1E0C">
        <w:rPr>
          <w:i/>
          <w:iCs/>
        </w:rPr>
        <w:t>s</w:t>
      </w:r>
      <w:r w:rsidR="001B766F">
        <w:rPr>
          <w:i/>
          <w:iCs/>
        </w:rPr>
        <w:t>hapely</w:t>
      </w:r>
      <w:r w:rsidR="001B766F">
        <w:t xml:space="preserve">, </w:t>
      </w:r>
      <w:proofErr w:type="spellStart"/>
      <w:proofErr w:type="gramStart"/>
      <w:r w:rsidR="001B766F">
        <w:rPr>
          <w:i/>
          <w:iCs/>
        </w:rPr>
        <w:t>shapely.geometry</w:t>
      </w:r>
      <w:proofErr w:type="spellEnd"/>
      <w:proofErr w:type="gramEnd"/>
      <w:r w:rsidR="001B766F">
        <w:t xml:space="preserve">, </w:t>
      </w:r>
      <w:proofErr w:type="spellStart"/>
      <w:r w:rsidR="001B766F">
        <w:rPr>
          <w:i/>
          <w:iCs/>
        </w:rPr>
        <w:t>pyproj</w:t>
      </w:r>
      <w:proofErr w:type="spellEnd"/>
      <w:r w:rsidR="00590897">
        <w:t>,</w:t>
      </w:r>
      <w:r w:rsidR="00933840">
        <w:t xml:space="preserve"> and</w:t>
      </w:r>
      <w:r w:rsidR="001B766F">
        <w:rPr>
          <w:i/>
          <w:iCs/>
        </w:rPr>
        <w:t xml:space="preserve"> </w:t>
      </w:r>
      <w:proofErr w:type="spellStart"/>
      <w:r w:rsidR="00CB2CD4">
        <w:rPr>
          <w:i/>
          <w:iCs/>
        </w:rPr>
        <w:t>numpy</w:t>
      </w:r>
      <w:proofErr w:type="spellEnd"/>
      <w:r w:rsidR="00933840">
        <w:t xml:space="preserve"> are utilized to generate random coordinate points in the buffering approaches</w:t>
      </w:r>
      <w:r w:rsidR="00177F44">
        <w:rPr>
          <w:i/>
          <w:iCs/>
        </w:rPr>
        <w:t xml:space="preserve">. </w:t>
      </w:r>
      <w:proofErr w:type="spellStart"/>
      <w:r w:rsidR="001B1E0C">
        <w:rPr>
          <w:i/>
          <w:iCs/>
        </w:rPr>
        <w:t>g</w:t>
      </w:r>
      <w:r w:rsidR="00D756FD">
        <w:rPr>
          <w:i/>
          <w:iCs/>
        </w:rPr>
        <w:t>eemap</w:t>
      </w:r>
      <w:proofErr w:type="spellEnd"/>
      <w:r w:rsidR="00D756FD">
        <w:t xml:space="preserve"> </w:t>
      </w:r>
      <w:r w:rsidR="00933840">
        <w:t>is exclusively</w:t>
      </w:r>
      <w:r w:rsidR="00835335">
        <w:t xml:space="preserve"> </w:t>
      </w:r>
      <w:r>
        <w:t>called</w:t>
      </w:r>
      <w:r w:rsidR="00835335">
        <w:t xml:space="preserve"> within</w:t>
      </w:r>
      <w:r w:rsidR="00933840">
        <w:t xml:space="preserve"> point extraction modules to retrieve the pixel values for the </w:t>
      </w:r>
      <w:r w:rsidR="00485188">
        <w:t>provided</w:t>
      </w:r>
      <w:r w:rsidR="00933840">
        <w:t xml:space="preserve"> coordinate points</w:t>
      </w:r>
      <w:r w:rsidR="00835335">
        <w:t>.</w:t>
      </w:r>
      <w:r w:rsidR="009F7FA5">
        <w:t xml:space="preserve"> </w:t>
      </w:r>
    </w:p>
    <w:p w14:paraId="00D27018" w14:textId="1A7520B0" w:rsidR="005B037A" w:rsidRDefault="005B037A" w:rsidP="005B037A">
      <w:r>
        <w:tab/>
      </w:r>
    </w:p>
    <w:p w14:paraId="13D69A22" w14:textId="77777777" w:rsidR="00762BC5" w:rsidRDefault="00762BC5" w:rsidP="004D6234">
      <w:pPr>
        <w:ind w:firstLine="720"/>
      </w:pPr>
    </w:p>
    <w:p w14:paraId="7646880C" w14:textId="0BA03CEE" w:rsidR="00762BC5" w:rsidRDefault="00762BC5" w:rsidP="00762BC5">
      <w:pPr>
        <w:ind w:firstLine="720"/>
        <w:jc w:val="center"/>
      </w:pPr>
      <w:commentRangeStart w:id="43"/>
      <w:commentRangeStart w:id="44"/>
      <w:r w:rsidRPr="00762BC5">
        <w:rPr>
          <w:noProof/>
        </w:rPr>
        <w:drawing>
          <wp:inline distT="0" distB="0" distL="0" distR="0" wp14:anchorId="1D4E3268" wp14:editId="683FFE6F">
            <wp:extent cx="3588964" cy="2254222"/>
            <wp:effectExtent l="0" t="0" r="0" b="0"/>
            <wp:docPr id="159709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96224" name=""/>
                    <pic:cNvPicPr/>
                  </pic:nvPicPr>
                  <pic:blipFill>
                    <a:blip r:embed="rId9"/>
                    <a:stretch>
                      <a:fillRect/>
                    </a:stretch>
                  </pic:blipFill>
                  <pic:spPr>
                    <a:xfrm>
                      <a:off x="0" y="0"/>
                      <a:ext cx="3602996" cy="2263035"/>
                    </a:xfrm>
                    <a:prstGeom prst="rect">
                      <a:avLst/>
                    </a:prstGeom>
                  </pic:spPr>
                </pic:pic>
              </a:graphicData>
            </a:graphic>
          </wp:inline>
        </w:drawing>
      </w:r>
      <w:commentRangeEnd w:id="43"/>
      <w:commentRangeEnd w:id="44"/>
      <w:r w:rsidR="005901B0">
        <w:rPr>
          <w:rStyle w:val="CommentReference"/>
        </w:rPr>
        <w:commentReference w:id="44"/>
      </w:r>
      <w:r w:rsidR="00652403">
        <w:rPr>
          <w:rStyle w:val="CommentReference"/>
        </w:rPr>
        <w:commentReference w:id="43"/>
      </w:r>
    </w:p>
    <w:p w14:paraId="5FB54B1A" w14:textId="77777777" w:rsidR="001207C1" w:rsidRDefault="001207C1" w:rsidP="00762BC5">
      <w:pPr>
        <w:ind w:firstLine="720"/>
        <w:jc w:val="center"/>
      </w:pPr>
    </w:p>
    <w:p w14:paraId="67A4319F" w14:textId="77777777" w:rsidR="00DB5815" w:rsidRDefault="00DB5815" w:rsidP="007E2541">
      <w:pPr>
        <w:ind w:firstLine="720"/>
      </w:pPr>
    </w:p>
    <w:p w14:paraId="6301328B" w14:textId="323CD9D1" w:rsidR="00027288" w:rsidRDefault="00027288" w:rsidP="00963D77">
      <w:r>
        <w:t>Point Extraction Modules</w:t>
      </w:r>
    </w:p>
    <w:p w14:paraId="5764E159" w14:textId="10996413" w:rsidR="00491947" w:rsidRDefault="00225B11" w:rsidP="00CD6879">
      <w:pPr>
        <w:ind w:firstLine="720"/>
      </w:pPr>
      <w:commentRangeStart w:id="45"/>
      <w:r>
        <w:t>The</w:t>
      </w:r>
      <w:commentRangeEnd w:id="45"/>
      <w:r w:rsidR="005901B0">
        <w:rPr>
          <w:rStyle w:val="CommentReference"/>
        </w:rPr>
        <w:commentReference w:id="45"/>
      </w:r>
      <w:r>
        <w:t xml:space="preserve"> point extraction modules require that </w:t>
      </w:r>
      <w:r w:rsidR="00D04FC2" w:rsidRPr="00D04FC2">
        <w:t>GEE be initialized and authenticated prior to</w:t>
      </w:r>
      <w:r>
        <w:t xml:space="preserve"> </w:t>
      </w:r>
      <w:r w:rsidR="003A65B3">
        <w:t xml:space="preserve">pixel </w:t>
      </w:r>
      <w:r>
        <w:t>extraction</w:t>
      </w:r>
      <w:r w:rsidR="00D04FC2" w:rsidRPr="00D04FC2">
        <w:t>.</w:t>
      </w:r>
      <w:r w:rsidR="00D04FC2">
        <w:t xml:space="preserve"> </w:t>
      </w:r>
      <w:r w:rsidR="003B5455">
        <w:t>When</w:t>
      </w:r>
      <w:r w:rsidR="00491947">
        <w:t xml:space="preserve"> the </w:t>
      </w:r>
      <w:r w:rsidR="006E0FC4">
        <w:t xml:space="preserve">modules’ </w:t>
      </w:r>
      <w:r w:rsidR="00491947">
        <w:t xml:space="preserve">interfaces are </w:t>
      </w:r>
      <w:proofErr w:type="gramStart"/>
      <w:r w:rsidR="00491947">
        <w:t>loaded(?),</w:t>
      </w:r>
      <w:proofErr w:type="gramEnd"/>
      <w:r w:rsidR="00491947">
        <w:t xml:space="preserve"> a widget box is shown </w:t>
      </w:r>
      <w:r w:rsidR="009955E3">
        <w:t>for users to</w:t>
      </w:r>
      <w:r w:rsidR="00420641">
        <w:t xml:space="preserve"> upload a CSV</w:t>
      </w:r>
      <w:r w:rsidR="00AD4BCD">
        <w:t xml:space="preserve"> </w:t>
      </w:r>
      <w:r w:rsidR="0018716D">
        <w:t xml:space="preserve">file </w:t>
      </w:r>
      <w:r w:rsidR="00AD4BCD">
        <w:t xml:space="preserve">of coordinate points is uploaded, </w:t>
      </w:r>
      <w:r w:rsidR="00420641">
        <w:t xml:space="preserve">select </w:t>
      </w:r>
      <w:r w:rsidR="00AD4BCD">
        <w:t>the GEE dataset of interest</w:t>
      </w:r>
      <w:r w:rsidR="00420641">
        <w:t xml:space="preserve">, and set filter dates. </w:t>
      </w:r>
      <w:r w:rsidR="004A0619">
        <w:t>Acceptable GEE datasets must</w:t>
      </w:r>
      <w:r w:rsidR="00420641">
        <w:t xml:space="preserve"> Images and </w:t>
      </w:r>
      <w:proofErr w:type="spellStart"/>
      <w:r w:rsidR="00420641">
        <w:t>ImageCollections</w:t>
      </w:r>
      <w:proofErr w:type="spellEnd"/>
      <w:r w:rsidR="004A0619">
        <w:t xml:space="preserve">, not </w:t>
      </w:r>
      <w:proofErr w:type="spellStart"/>
      <w:r w:rsidR="004A0619">
        <w:t>FeatureCollections</w:t>
      </w:r>
      <w:proofErr w:type="spellEnd"/>
      <w:r w:rsidR="00420641">
        <w:t xml:space="preserve">. </w:t>
      </w:r>
      <w:r w:rsidR="00CD6879" w:rsidRPr="00CD6879">
        <w:t xml:space="preserve">Some limitations have been observed. For example, </w:t>
      </w:r>
      <w:proofErr w:type="spellStart"/>
      <w:r w:rsidR="00CD6879" w:rsidRPr="00CD6879">
        <w:t>WorldClim</w:t>
      </w:r>
      <w:proofErr w:type="spellEnd"/>
      <w:r w:rsidR="00CD6879" w:rsidRPr="00CD6879">
        <w:t xml:space="preserve"> Climatology V1 (WORLDCLIM/V1/MONTHLY) has a “month” image property that organizes the data that incompatible with the designed filtering process.  </w:t>
      </w:r>
      <w:r w:rsidR="00CD6879">
        <w:t xml:space="preserve">Start and end dates to filter that datasets are required only for </w:t>
      </w:r>
      <w:proofErr w:type="spellStart"/>
      <w:r w:rsidR="00CD6879">
        <w:t>ImageCollections</w:t>
      </w:r>
      <w:proofErr w:type="spellEnd"/>
      <w:r w:rsidR="00CD6879">
        <w:t xml:space="preserve">, and the user may refer to the dataset’s GEE documentation page to find dataset availability. </w:t>
      </w:r>
      <w:r w:rsidR="005215BF">
        <w:t>The date filters may be left blank for Images</w:t>
      </w:r>
      <w:r w:rsidR="00F40DD6">
        <w:t>.</w:t>
      </w:r>
    </w:p>
    <w:p w14:paraId="10EAE44C" w14:textId="1DC0AECA" w:rsidR="00027288" w:rsidRDefault="00D04FC2" w:rsidP="00D04FC2">
      <w:pPr>
        <w:ind w:firstLine="720"/>
      </w:pPr>
      <w:r w:rsidRPr="00D04FC2">
        <w:t xml:space="preserve">Two point-extraction </w:t>
      </w:r>
      <w:commentRangeStart w:id="46"/>
      <w:r w:rsidRPr="00D04FC2">
        <w:t>modules</w:t>
      </w:r>
      <w:commentRangeEnd w:id="46"/>
      <w:r w:rsidR="00652403">
        <w:rPr>
          <w:rStyle w:val="CommentReference"/>
        </w:rPr>
        <w:commentReference w:id="46"/>
      </w:r>
      <w:r w:rsidRPr="00D04FC2">
        <w:t xml:space="preserve"> were created</w:t>
      </w:r>
      <w:r w:rsidR="003A65B3">
        <w:t xml:space="preserve">: </w:t>
      </w:r>
      <w:proofErr w:type="spellStart"/>
      <w:r w:rsidRPr="00D04FC2">
        <w:rPr>
          <w:i/>
          <w:iCs/>
        </w:rPr>
        <w:t>point_extraction</w:t>
      </w:r>
      <w:proofErr w:type="spellEnd"/>
      <w:r w:rsidRPr="00D04FC2">
        <w:t xml:space="preserve"> </w:t>
      </w:r>
      <w:r w:rsidR="000E192F">
        <w:t xml:space="preserve">(PE) </w:t>
      </w:r>
      <w:r w:rsidRPr="00D04FC2">
        <w:t xml:space="preserve">and </w:t>
      </w:r>
      <w:proofErr w:type="spellStart"/>
      <w:r w:rsidRPr="00D04FC2">
        <w:rPr>
          <w:i/>
          <w:iCs/>
        </w:rPr>
        <w:t>aggregated_point_extraction</w:t>
      </w:r>
      <w:proofErr w:type="spellEnd"/>
      <w:r w:rsidR="000E192F">
        <w:rPr>
          <w:i/>
          <w:iCs/>
        </w:rPr>
        <w:t xml:space="preserve"> </w:t>
      </w:r>
      <w:r w:rsidR="000E192F" w:rsidRPr="000E192F">
        <w:t>(APE)</w:t>
      </w:r>
      <w:r w:rsidRPr="00D04FC2">
        <w:t>.</w:t>
      </w:r>
      <w:r>
        <w:t xml:space="preserve"> Both modules perform the </w:t>
      </w:r>
      <w:r w:rsidR="0076701B">
        <w:t>same extraction process but differ in aggregation technique.</w:t>
      </w:r>
      <w:r w:rsidR="000E192F">
        <w:t xml:space="preserve"> PE</w:t>
      </w:r>
      <w:r w:rsidR="000E192F">
        <w:rPr>
          <w:i/>
          <w:iCs/>
        </w:rPr>
        <w:t xml:space="preserve"> </w:t>
      </w:r>
      <w:r w:rsidR="000E192F">
        <w:t>returns the extracted data for each coordinate uploaded, whereas APE extracts the pixel values then averages over shared plot IDs.</w:t>
      </w:r>
      <w:r w:rsidR="00C524FC">
        <w:t xml:space="preserve"> The difference between returned results is demonstrated in Figure [].</w:t>
      </w:r>
    </w:p>
    <w:p w14:paraId="0841DF6A" w14:textId="67622D36" w:rsidR="00C524FC" w:rsidRDefault="00C524FC" w:rsidP="00D04FC2">
      <w:pPr>
        <w:ind w:firstLine="720"/>
      </w:pPr>
      <w:r w:rsidRPr="00C524FC">
        <w:rPr>
          <w:noProof/>
        </w:rPr>
        <w:drawing>
          <wp:inline distT="0" distB="0" distL="0" distR="0" wp14:anchorId="3C6D58FE" wp14:editId="440F654B">
            <wp:extent cx="4604574" cy="3263049"/>
            <wp:effectExtent l="0" t="0" r="5715" b="0"/>
            <wp:docPr id="45585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55028" name=""/>
                    <pic:cNvPicPr/>
                  </pic:nvPicPr>
                  <pic:blipFill>
                    <a:blip r:embed="rId10"/>
                    <a:stretch>
                      <a:fillRect/>
                    </a:stretch>
                  </pic:blipFill>
                  <pic:spPr>
                    <a:xfrm>
                      <a:off x="0" y="0"/>
                      <a:ext cx="4616450" cy="3271465"/>
                    </a:xfrm>
                    <a:prstGeom prst="rect">
                      <a:avLst/>
                    </a:prstGeom>
                  </pic:spPr>
                </pic:pic>
              </a:graphicData>
            </a:graphic>
          </wp:inline>
        </w:drawing>
      </w:r>
    </w:p>
    <w:p w14:paraId="2C54AEBB" w14:textId="753B1AA9" w:rsidR="000E192F" w:rsidRDefault="00225B11" w:rsidP="00225B11">
      <w:r>
        <w:t>Coordinate Buffering Modules</w:t>
      </w:r>
    </w:p>
    <w:p w14:paraId="68B4DA7F" w14:textId="5183F369" w:rsidR="00736E08" w:rsidRDefault="00E061AC" w:rsidP="00225B11">
      <w:r>
        <w:tab/>
        <w:t xml:space="preserve">Users who have concerns about using sensitive plot coordinates through GEE have the option to buffer coordinates prior to performing point extractions. </w:t>
      </w:r>
      <w:r w:rsidR="0018716D">
        <w:t xml:space="preserve">In the coordinate buffering modules, users upload a CSV file containing the </w:t>
      </w:r>
      <w:r w:rsidR="001F509F">
        <w:t xml:space="preserve">raw coordinates and set the buffer radius that </w:t>
      </w:r>
      <w:r w:rsidR="001F509F">
        <w:lastRenderedPageBreak/>
        <w:t>randomized points will be generated within.</w:t>
      </w:r>
      <w:r w:rsidR="008666CE">
        <w:t xml:space="preserve"> This buffer radius is determined via the data’s user guide and the pixel size for the GEE dataset of interest.</w:t>
      </w:r>
      <w:r w:rsidR="00A00B99">
        <w:t xml:space="preserve"> Plot coordinates are often designated as the plot center, and the plot radius can be large enough that it must be considered as well when determining an appropriate buffer radius. </w:t>
      </w:r>
      <w:r w:rsidR="00D50701">
        <w:t>Users will have to consider some of the</w:t>
      </w:r>
      <w:r w:rsidR="00CA00DF">
        <w:t xml:space="preserve">se </w:t>
      </w:r>
      <w:r w:rsidR="00D50701">
        <w:t xml:space="preserve">cases when the randomized coordinates </w:t>
      </w:r>
      <w:proofErr w:type="gramStart"/>
      <w:r w:rsidR="00D50701">
        <w:t>are located in</w:t>
      </w:r>
      <w:proofErr w:type="gramEnd"/>
      <w:r w:rsidR="00D50701">
        <w:t xml:space="preserve"> a pixel different than the original coordinates.</w:t>
      </w:r>
    </w:p>
    <w:p w14:paraId="03779D62" w14:textId="49AEACE5" w:rsidR="00736E08" w:rsidRDefault="00A00B99" w:rsidP="00225B11">
      <w:r w:rsidRPr="00A00B99">
        <w:rPr>
          <w:noProof/>
        </w:rPr>
        <w:drawing>
          <wp:inline distT="0" distB="0" distL="0" distR="0" wp14:anchorId="4D2BAE39" wp14:editId="13388E6F">
            <wp:extent cx="5943600" cy="2422525"/>
            <wp:effectExtent l="0" t="0" r="0" b="0"/>
            <wp:docPr id="85243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34434" name=""/>
                    <pic:cNvPicPr/>
                  </pic:nvPicPr>
                  <pic:blipFill>
                    <a:blip r:embed="rId11"/>
                    <a:stretch>
                      <a:fillRect/>
                    </a:stretch>
                  </pic:blipFill>
                  <pic:spPr>
                    <a:xfrm>
                      <a:off x="0" y="0"/>
                      <a:ext cx="5943600" cy="2422525"/>
                    </a:xfrm>
                    <a:prstGeom prst="rect">
                      <a:avLst/>
                    </a:prstGeom>
                  </pic:spPr>
                </pic:pic>
              </a:graphicData>
            </a:graphic>
          </wp:inline>
        </w:drawing>
      </w:r>
    </w:p>
    <w:p w14:paraId="0FC5D696" w14:textId="77777777" w:rsidR="00497570" w:rsidRPr="00E66FDF" w:rsidRDefault="00497570" w:rsidP="00497570">
      <w:pPr>
        <w:rPr>
          <w:sz w:val="22"/>
          <w:szCs w:val="22"/>
        </w:rPr>
      </w:pPr>
      <w:r>
        <w:rPr>
          <w:noProof/>
        </w:rPr>
        <mc:AlternateContent>
          <mc:Choice Requires="wpg">
            <w:drawing>
              <wp:inline distT="0" distB="0" distL="0" distR="0" wp14:anchorId="33C5F842" wp14:editId="4CD1C58E">
                <wp:extent cx="5943600" cy="3710305"/>
                <wp:effectExtent l="19050" t="19050" r="19050" b="23495"/>
                <wp:docPr id="40818691" name="Group 2"/>
                <wp:cNvGraphicFramePr/>
                <a:graphic xmlns:a="http://schemas.openxmlformats.org/drawingml/2006/main">
                  <a:graphicData uri="http://schemas.microsoft.com/office/word/2010/wordprocessingGroup">
                    <wpg:wgp>
                      <wpg:cNvGrpSpPr/>
                      <wpg:grpSpPr>
                        <a:xfrm>
                          <a:off x="0" y="0"/>
                          <a:ext cx="5943600" cy="3710305"/>
                          <a:chOff x="0" y="0"/>
                          <a:chExt cx="5943600" cy="3710305"/>
                        </a:xfrm>
                      </wpg:grpSpPr>
                      <pic:pic xmlns:pic="http://schemas.openxmlformats.org/drawingml/2006/picture">
                        <pic:nvPicPr>
                          <pic:cNvPr id="1313392731"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3710305"/>
                          </a:xfrm>
                          <a:prstGeom prst="rect">
                            <a:avLst/>
                          </a:prstGeom>
                          <a:ln w="19050" cmpd="sng">
                            <a:solidFill>
                              <a:schemeClr val="tx1"/>
                            </a:solidFill>
                          </a:ln>
                        </pic:spPr>
                      </pic:pic>
                      <pic:pic xmlns:pic="http://schemas.openxmlformats.org/drawingml/2006/picture">
                        <pic:nvPicPr>
                          <pic:cNvPr id="1791053523" name="Picture 1"/>
                          <pic:cNvPicPr>
                            <a:picLocks noChangeAspect="1"/>
                          </pic:cNvPicPr>
                        </pic:nvPicPr>
                        <pic:blipFill rotWithShape="1">
                          <a:blip r:embed="rId13">
                            <a:extLst>
                              <a:ext uri="{28A0092B-C50C-407E-A947-70E740481C1C}">
                                <a14:useLocalDpi xmlns:a14="http://schemas.microsoft.com/office/drawing/2010/main" val="0"/>
                              </a:ext>
                            </a:extLst>
                          </a:blip>
                          <a:srcRect t="13898" b="8333"/>
                          <a:stretch>
                            <a:fillRect/>
                          </a:stretch>
                        </pic:blipFill>
                        <pic:spPr bwMode="auto">
                          <a:xfrm>
                            <a:off x="56013" y="3249589"/>
                            <a:ext cx="979805" cy="399415"/>
                          </a:xfrm>
                          <a:prstGeom prst="rect">
                            <a:avLst/>
                          </a:prstGeom>
                          <a:ln>
                            <a:noFill/>
                          </a:ln>
                          <a:extLst>
                            <a:ext uri="{53640926-AAD7-44D8-BBD7-CCE9431645EC}">
                              <a14:shadowObscured xmlns:a14="http://schemas.microsoft.com/office/drawing/2010/main"/>
                            </a:ext>
                          </a:extLst>
                        </pic:spPr>
                      </pic:pic>
                    </wpg:wgp>
                  </a:graphicData>
                </a:graphic>
              </wp:inline>
            </w:drawing>
          </mc:Choice>
          <mc:Fallback>
            <w:pict>
              <v:group w14:anchorId="6F39340E" id="Group 2" o:spid="_x0000_s1026" style="width:468pt;height:292.15pt;mso-position-horizontal-relative:char;mso-position-vertical-relative:line" coordsize="59436,371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9436;height:37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" stroked="t" strokecolor="black [3213]" strokeweight="1.5pt">
                  <v:imagedata r:id="rId14" o:title=""/>
                  <v:path arrowok="t"/>
                </v:shape>
                <v:shape id="Picture 1" o:spid="_x0000_s1028" type="#_x0000_t75" style="position:absolute;left:560;top:32495;width:9798;height:3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">
                  <v:imagedata r:id="rId15" o:title="" croptop="9108f" cropbottom="5461f"/>
                </v:shape>
                <w10:anchorlock/>
              </v:group>
            </w:pict>
          </mc:Fallback>
        </mc:AlternateContent>
      </w:r>
      <w:r w:rsidRPr="00E66FDF">
        <w:rPr>
          <w:sz w:val="22"/>
          <w:szCs w:val="22"/>
        </w:rPr>
        <w:t xml:space="preserve">Example of </w:t>
      </w:r>
      <w:proofErr w:type="spellStart"/>
      <w:r w:rsidRPr="00E66FDF">
        <w:rPr>
          <w:i/>
          <w:iCs/>
          <w:sz w:val="22"/>
          <w:szCs w:val="22"/>
        </w:rPr>
        <w:t>buffer_and_sample</w:t>
      </w:r>
      <w:proofErr w:type="spellEnd"/>
      <w:r w:rsidRPr="00E66FDF">
        <w:rPr>
          <w:sz w:val="22"/>
          <w:szCs w:val="22"/>
        </w:rPr>
        <w:t xml:space="preserve"> approach with </w:t>
      </w:r>
      <w:r w:rsidRPr="00E66FDF">
        <w:rPr>
          <w:i/>
          <w:iCs/>
          <w:sz w:val="22"/>
          <w:szCs w:val="22"/>
        </w:rPr>
        <w:t>r</w:t>
      </w:r>
      <w:r w:rsidRPr="00E66FDF">
        <w:rPr>
          <w:sz w:val="22"/>
          <w:szCs w:val="22"/>
        </w:rPr>
        <w:t xml:space="preserve"> = 3000 ft and </w:t>
      </w:r>
      <w:r w:rsidRPr="00E66FDF">
        <w:rPr>
          <w:i/>
          <w:iCs/>
          <w:sz w:val="22"/>
          <w:szCs w:val="22"/>
        </w:rPr>
        <w:t>n</w:t>
      </w:r>
      <w:r w:rsidRPr="00E66FDF">
        <w:rPr>
          <w:sz w:val="22"/>
          <w:szCs w:val="22"/>
        </w:rPr>
        <w:t xml:space="preserve"> = 10. Uploaded coordinates are marked red, and the 10 buffered coordinates are blue.</w:t>
      </w:r>
    </w:p>
    <w:p w14:paraId="6731E0D9" w14:textId="6474D6B3" w:rsidR="00736E08" w:rsidRDefault="00736E08" w:rsidP="00225B11"/>
    <w:p w14:paraId="1843ABCB" w14:textId="3F143A5D" w:rsidR="0018716D" w:rsidRPr="000E192F" w:rsidRDefault="0018716D" w:rsidP="00225B11">
      <w:r>
        <w:lastRenderedPageBreak/>
        <w:t>As these modules do not initialize GEE, the original plot coordinates are protected.</w:t>
      </w:r>
    </w:p>
    <w:p w14:paraId="2379F059" w14:textId="091AC4EB" w:rsidR="000A7FFC" w:rsidRDefault="000A7FFC" w:rsidP="00D04FC2">
      <w:r>
        <w:t>Input Data</w:t>
      </w:r>
    </w:p>
    <w:tbl>
      <w:tblPr>
        <w:tblStyle w:val="PlainTable1"/>
        <w:tblW w:w="0" w:type="auto"/>
        <w:jc w:val="center"/>
        <w:tblLook w:val="0020" w:firstRow="1" w:lastRow="0" w:firstColumn="0" w:lastColumn="0" w:noHBand="0" w:noVBand="0"/>
      </w:tblPr>
      <w:tblGrid>
        <w:gridCol w:w="1514"/>
        <w:gridCol w:w="4745"/>
      </w:tblGrid>
      <w:tr w:rsidR="00497570" w:rsidRPr="00E0083A" w14:paraId="5EADDE77" w14:textId="77777777" w:rsidTr="00F067FC">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AA79238" w14:textId="77777777" w:rsidR="00497570" w:rsidRPr="00E0083A" w:rsidRDefault="00497570" w:rsidP="00F067FC">
            <w:pPr>
              <w:spacing w:after="160" w:line="278" w:lineRule="auto"/>
              <w:rPr>
                <w:rFonts w:ascii="Calibri" w:hAnsi="Calibri" w:cs="Calibri"/>
              </w:rPr>
            </w:pPr>
            <w:r w:rsidRPr="00E0083A">
              <w:rPr>
                <w:rFonts w:ascii="Calibri" w:hAnsi="Calibri" w:cs="Calibri"/>
              </w:rPr>
              <w:t>CSV Columns</w:t>
            </w:r>
          </w:p>
        </w:tc>
        <w:tc>
          <w:tcPr>
            <w:tcW w:w="0" w:type="auto"/>
          </w:tcPr>
          <w:p w14:paraId="19A15E5D" w14:textId="77777777" w:rsidR="00497570" w:rsidRPr="00E0083A" w:rsidRDefault="00497570" w:rsidP="00F067FC">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0083A">
              <w:rPr>
                <w:rFonts w:ascii="Calibri" w:hAnsi="Calibri" w:cs="Calibri"/>
              </w:rPr>
              <w:t>Accepted Names</w:t>
            </w:r>
          </w:p>
        </w:tc>
      </w:tr>
      <w:tr w:rsidR="00497570" w:rsidRPr="000E585D" w14:paraId="20642B4B" w14:textId="77777777" w:rsidTr="00F067FC">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F3C5C69" w14:textId="77777777" w:rsidR="00497570" w:rsidRPr="00E0083A" w:rsidRDefault="00497570" w:rsidP="00F067FC">
            <w:pPr>
              <w:spacing w:after="160" w:line="278" w:lineRule="auto"/>
              <w:rPr>
                <w:rFonts w:ascii="Calibri" w:hAnsi="Calibri" w:cs="Calibri"/>
              </w:rPr>
            </w:pPr>
            <w:r w:rsidRPr="00E0083A">
              <w:rPr>
                <w:rFonts w:ascii="Calibri" w:hAnsi="Calibri" w:cs="Calibri"/>
              </w:rPr>
              <w:t>latitude</w:t>
            </w:r>
          </w:p>
        </w:tc>
        <w:tc>
          <w:tcPr>
            <w:tcW w:w="0" w:type="auto"/>
          </w:tcPr>
          <w:p w14:paraId="59B21889" w14:textId="77777777" w:rsidR="00497570" w:rsidRPr="009037BB" w:rsidRDefault="00497570" w:rsidP="00F067FC">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fr-FR"/>
              </w:rPr>
            </w:pPr>
            <w:proofErr w:type="spellStart"/>
            <w:proofErr w:type="gramStart"/>
            <w:r w:rsidRPr="009037BB">
              <w:rPr>
                <w:rFonts w:ascii="Calibri" w:hAnsi="Calibri" w:cs="Calibri"/>
                <w:lang w:val="fr-FR"/>
              </w:rPr>
              <w:t>lat</w:t>
            </w:r>
            <w:proofErr w:type="spellEnd"/>
            <w:proofErr w:type="gramEnd"/>
            <w:r w:rsidRPr="009037BB">
              <w:rPr>
                <w:rFonts w:ascii="Calibri" w:hAnsi="Calibri" w:cs="Calibri"/>
                <w:lang w:val="fr-FR"/>
              </w:rPr>
              <w:t>, latitude, y, LAT, Latitude, Y</w:t>
            </w:r>
          </w:p>
        </w:tc>
      </w:tr>
      <w:tr w:rsidR="00497570" w:rsidRPr="000E585D" w14:paraId="22118B81" w14:textId="77777777" w:rsidTr="00F067FC">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3DDDA8D3" w14:textId="77777777" w:rsidR="00497570" w:rsidRPr="00E0083A" w:rsidRDefault="00497570" w:rsidP="00F067FC">
            <w:pPr>
              <w:spacing w:after="160" w:line="278" w:lineRule="auto"/>
              <w:rPr>
                <w:rFonts w:ascii="Calibri" w:hAnsi="Calibri" w:cs="Calibri"/>
              </w:rPr>
            </w:pPr>
            <w:r w:rsidRPr="00E0083A">
              <w:rPr>
                <w:rFonts w:ascii="Calibri" w:hAnsi="Calibri" w:cs="Calibri"/>
              </w:rPr>
              <w:t>longitude</w:t>
            </w:r>
          </w:p>
        </w:tc>
        <w:tc>
          <w:tcPr>
            <w:tcW w:w="0" w:type="auto"/>
          </w:tcPr>
          <w:p w14:paraId="7BA2728D" w14:textId="77777777" w:rsidR="00497570" w:rsidRPr="00E0083A" w:rsidRDefault="00497570" w:rsidP="00F067F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fr-FR"/>
              </w:rPr>
            </w:pPr>
            <w:proofErr w:type="gramStart"/>
            <w:r w:rsidRPr="00E0083A">
              <w:rPr>
                <w:rFonts w:ascii="Calibri" w:hAnsi="Calibri" w:cs="Calibri"/>
                <w:lang w:val="fr-FR"/>
              </w:rPr>
              <w:t>log</w:t>
            </w:r>
            <w:proofErr w:type="gramEnd"/>
            <w:r w:rsidRPr="00E0083A">
              <w:rPr>
                <w:rFonts w:ascii="Calibri" w:hAnsi="Calibri" w:cs="Calibri"/>
                <w:lang w:val="fr-FR"/>
              </w:rPr>
              <w:t>, long, longitude, x, LON, Longitude, Long, X</w:t>
            </w:r>
          </w:p>
        </w:tc>
      </w:tr>
      <w:tr w:rsidR="00497570" w:rsidRPr="00E0083A" w14:paraId="3F956CEF" w14:textId="77777777" w:rsidTr="00F067FC">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16218625" w14:textId="77777777" w:rsidR="00497570" w:rsidRPr="00E0083A" w:rsidRDefault="00497570" w:rsidP="00F067FC">
            <w:pPr>
              <w:spacing w:after="160" w:line="278" w:lineRule="auto"/>
              <w:rPr>
                <w:rFonts w:ascii="Calibri" w:hAnsi="Calibri" w:cs="Calibri"/>
              </w:rPr>
            </w:pPr>
            <w:proofErr w:type="gramStart"/>
            <w:r w:rsidRPr="00E0083A">
              <w:rPr>
                <w:rFonts w:ascii="Calibri" w:hAnsi="Calibri" w:cs="Calibri"/>
              </w:rPr>
              <w:t>plot</w:t>
            </w:r>
            <w:proofErr w:type="gramEnd"/>
            <w:r w:rsidRPr="00E0083A">
              <w:rPr>
                <w:rFonts w:ascii="Calibri" w:hAnsi="Calibri" w:cs="Calibri"/>
              </w:rPr>
              <w:t xml:space="preserve"> ID</w:t>
            </w:r>
          </w:p>
        </w:tc>
        <w:tc>
          <w:tcPr>
            <w:tcW w:w="0" w:type="auto"/>
          </w:tcPr>
          <w:p w14:paraId="1F23E859" w14:textId="77777777" w:rsidR="00497570" w:rsidRPr="00E0083A" w:rsidRDefault="00497570" w:rsidP="00F067FC">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0083A">
              <w:rPr>
                <w:rFonts w:ascii="Calibri" w:hAnsi="Calibri" w:cs="Calibri"/>
              </w:rPr>
              <w:t xml:space="preserve">id, ID, </w:t>
            </w:r>
            <w:proofErr w:type="spellStart"/>
            <w:r w:rsidRPr="00E0083A">
              <w:rPr>
                <w:rFonts w:ascii="Calibri" w:hAnsi="Calibri" w:cs="Calibri"/>
              </w:rPr>
              <w:t>plot_ID</w:t>
            </w:r>
            <w:proofErr w:type="spellEnd"/>
            <w:r w:rsidRPr="00E0083A">
              <w:rPr>
                <w:rFonts w:ascii="Calibri" w:hAnsi="Calibri" w:cs="Calibri"/>
              </w:rPr>
              <w:t xml:space="preserve">, </w:t>
            </w:r>
            <w:proofErr w:type="spellStart"/>
            <w:r w:rsidRPr="00E0083A">
              <w:rPr>
                <w:rFonts w:ascii="Calibri" w:hAnsi="Calibri" w:cs="Calibri"/>
              </w:rPr>
              <w:t>plot_id</w:t>
            </w:r>
            <w:proofErr w:type="spellEnd"/>
            <w:r w:rsidRPr="00E0083A">
              <w:rPr>
                <w:rFonts w:ascii="Calibri" w:hAnsi="Calibri" w:cs="Calibri"/>
              </w:rPr>
              <w:t xml:space="preserve">, </w:t>
            </w:r>
            <w:proofErr w:type="spellStart"/>
            <w:r w:rsidRPr="00E0083A">
              <w:rPr>
                <w:rFonts w:ascii="Calibri" w:hAnsi="Calibri" w:cs="Calibri"/>
              </w:rPr>
              <w:t>plotID</w:t>
            </w:r>
            <w:proofErr w:type="spellEnd"/>
            <w:r w:rsidRPr="00E0083A">
              <w:rPr>
                <w:rFonts w:ascii="Calibri" w:hAnsi="Calibri" w:cs="Calibri"/>
              </w:rPr>
              <w:t xml:space="preserve">, </w:t>
            </w:r>
            <w:proofErr w:type="spellStart"/>
            <w:r w:rsidRPr="00E0083A">
              <w:rPr>
                <w:rFonts w:ascii="Calibri" w:hAnsi="Calibri" w:cs="Calibri"/>
              </w:rPr>
              <w:t>plotId</w:t>
            </w:r>
            <w:proofErr w:type="spellEnd"/>
          </w:p>
        </w:tc>
      </w:tr>
    </w:tbl>
    <w:p w14:paraId="77B9B119" w14:textId="77777777" w:rsidR="00497570" w:rsidRDefault="00497570" w:rsidP="00D04FC2"/>
    <w:p w14:paraId="02C9196A" w14:textId="40554D0E" w:rsidR="007E2541" w:rsidRPr="007E2541" w:rsidRDefault="007E2541" w:rsidP="00D04FC2">
      <w:pPr>
        <w:rPr>
          <w:sz w:val="22"/>
          <w:szCs w:val="22"/>
        </w:rPr>
      </w:pPr>
      <w:r>
        <w:t>Usage</w:t>
      </w:r>
    </w:p>
    <w:p w14:paraId="3FDAACB5" w14:textId="03558482" w:rsidR="001207C1" w:rsidRDefault="00092953" w:rsidP="00DB5815">
      <w:pPr>
        <w:ind w:firstLine="720"/>
        <w:jc w:val="center"/>
      </w:pPr>
      <w:commentRangeStart w:id="47"/>
      <w:r w:rsidRPr="00092953">
        <w:rPr>
          <w:noProof/>
        </w:rPr>
        <w:drawing>
          <wp:inline distT="0" distB="0" distL="0" distR="0" wp14:anchorId="434CCC03" wp14:editId="52BE8521">
            <wp:extent cx="3419061" cy="1975823"/>
            <wp:effectExtent l="0" t="0" r="0" b="5715"/>
            <wp:docPr id="128902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21082" name=""/>
                    <pic:cNvPicPr/>
                  </pic:nvPicPr>
                  <pic:blipFill>
                    <a:blip r:embed="rId16"/>
                    <a:stretch>
                      <a:fillRect/>
                    </a:stretch>
                  </pic:blipFill>
                  <pic:spPr>
                    <a:xfrm>
                      <a:off x="0" y="0"/>
                      <a:ext cx="3435648" cy="1985409"/>
                    </a:xfrm>
                    <a:prstGeom prst="rect">
                      <a:avLst/>
                    </a:prstGeom>
                  </pic:spPr>
                </pic:pic>
              </a:graphicData>
            </a:graphic>
          </wp:inline>
        </w:drawing>
      </w:r>
      <w:commentRangeEnd w:id="47"/>
      <w:r w:rsidR="00354434">
        <w:rPr>
          <w:rStyle w:val="CommentReference"/>
        </w:rPr>
        <w:commentReference w:id="47"/>
      </w:r>
    </w:p>
    <w:p w14:paraId="178C180A" w14:textId="6F96B0CA" w:rsidR="001207C1" w:rsidRPr="00BD126D" w:rsidRDefault="001207C1" w:rsidP="00762BC5">
      <w:pPr>
        <w:ind w:firstLine="720"/>
        <w:jc w:val="center"/>
      </w:pPr>
      <w:r w:rsidRPr="001207C1">
        <w:rPr>
          <w:noProof/>
        </w:rPr>
        <w:drawing>
          <wp:inline distT="0" distB="0" distL="0" distR="0" wp14:anchorId="03091D8A" wp14:editId="2B83162B">
            <wp:extent cx="3937112" cy="3229610"/>
            <wp:effectExtent l="0" t="0" r="6350" b="8890"/>
            <wp:docPr id="104764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48791" name=""/>
                    <pic:cNvPicPr/>
                  </pic:nvPicPr>
                  <pic:blipFill>
                    <a:blip r:embed="rId17"/>
                    <a:stretch>
                      <a:fillRect/>
                    </a:stretch>
                  </pic:blipFill>
                  <pic:spPr>
                    <a:xfrm>
                      <a:off x="0" y="0"/>
                      <a:ext cx="3942466" cy="3234002"/>
                    </a:xfrm>
                    <a:prstGeom prst="rect">
                      <a:avLst/>
                    </a:prstGeom>
                  </pic:spPr>
                </pic:pic>
              </a:graphicData>
            </a:graphic>
          </wp:inline>
        </w:drawing>
      </w:r>
    </w:p>
    <w:p w14:paraId="495C95F3" w14:textId="75ECCC0D" w:rsidR="002A4632" w:rsidRDefault="002A4632">
      <w:r>
        <w:lastRenderedPageBreak/>
        <w:t>Random thoughts saved for later:</w:t>
      </w:r>
    </w:p>
    <w:p w14:paraId="63DB5A28" w14:textId="34EB7E64" w:rsidR="00B055AC" w:rsidRDefault="00B055AC">
      <w:commentRangeStart w:id="48"/>
      <w:r>
        <w:t xml:space="preserve">Remotely sensed data can also provide information that is collected via airborne or spaceborne vehicles like the </w:t>
      </w:r>
      <w:r w:rsidRPr="00B055AC">
        <w:t>Normalized Difference Vegetation Index (NDVI)</w:t>
      </w:r>
    </w:p>
    <w:p w14:paraId="619A8869" w14:textId="1589D5CA" w:rsidR="0066500A" w:rsidRDefault="00B055AC">
      <w:r>
        <w:t xml:space="preserve">In addition to the daily measurement challenges, some metrics used to study forest systems like the Normalized Difference Vegetation Index (NDVI) are produced using expensive instruments that are commonly collected via airborne or spaceborne vehicles </w:t>
      </w:r>
      <w:commentRangeEnd w:id="48"/>
      <w:r w:rsidR="009C7C38">
        <w:rPr>
          <w:rStyle w:val="CommentReference"/>
        </w:rPr>
        <w:commentReference w:id="48"/>
      </w:r>
    </w:p>
    <w:p w14:paraId="60FB4B88" w14:textId="77777777" w:rsidR="004B1DCA" w:rsidRDefault="004B1DCA"/>
    <w:p w14:paraId="16D8B1F8" w14:textId="77777777" w:rsidR="004B1DCA" w:rsidRPr="004B1DCA" w:rsidRDefault="004B1DCA" w:rsidP="004B1DCA">
      <w:r w:rsidRPr="004B1DCA">
        <w:t xml:space="preserve">As a python package, there is still coding knowledge needed to set up and install the required packages. To completely remove this technical barrier, </w:t>
      </w:r>
      <w:commentRangeStart w:id="49"/>
      <w:r w:rsidRPr="004B1DCA">
        <w:t xml:space="preserve">a </w:t>
      </w:r>
      <w:proofErr w:type="spellStart"/>
      <w:r w:rsidRPr="004B1DCA">
        <w:t>Streamlit</w:t>
      </w:r>
      <w:proofErr w:type="spellEnd"/>
      <w:r w:rsidRPr="004B1DCA">
        <w:t xml:space="preserve"> web app </w:t>
      </w:r>
      <w:commentRangeEnd w:id="49"/>
      <w:r w:rsidR="00354434">
        <w:rPr>
          <w:rStyle w:val="CommentReference"/>
        </w:rPr>
        <w:commentReference w:id="49"/>
      </w:r>
      <w:r w:rsidRPr="004B1DCA">
        <w:t>was built for users to utilize this package without any prior local setup. This website authenticates GEE through a designated Google account to remove the need for the user to create their own.</w:t>
      </w:r>
    </w:p>
    <w:p w14:paraId="05893536" w14:textId="77777777" w:rsidR="004B1DCA" w:rsidRDefault="004B1DCA"/>
    <w:p w14:paraId="57E739B6" w14:textId="1965D1B2" w:rsidR="00BA1067" w:rsidRDefault="00BA1067">
      <w:r>
        <w:t>Use active voice</w:t>
      </w:r>
    </w:p>
    <w:p w14:paraId="018056DB" w14:textId="26AD8CB2" w:rsidR="00BA1067" w:rsidRDefault="00BA1067">
      <w:r>
        <w:t>For coherence, have the last part of a sentence be the same as the beginning of the next sentence.</w:t>
      </w:r>
    </w:p>
    <w:p w14:paraId="5DC983DB" w14:textId="77777777" w:rsidR="002515FC" w:rsidRDefault="002515FC"/>
    <w:sectPr w:rsidR="002515FC" w:rsidSect="00D356DA">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fford, Tyler" w:date="2026-03-12T15:08:00Z" w:initials="TG">
    <w:p w14:paraId="66E474E4" w14:textId="77777777" w:rsidR="002764B2" w:rsidRDefault="00516957" w:rsidP="002764B2">
      <w:pPr>
        <w:pStyle w:val="CommentText"/>
      </w:pPr>
      <w:r>
        <w:rPr>
          <w:rStyle w:val="CommentReference"/>
        </w:rPr>
        <w:annotationRef/>
      </w:r>
      <w:r w:rsidR="002764B2">
        <w:t>I really like how the introduction is coming together. Your individual paragraph outlines look great. One thing that we should address soon is the need for citations. I believe much of your introduction is making valid claims, but that needs to be backed by literature, and the literature needs to be used to compare and contrast some of these ideas.</w:t>
      </w:r>
    </w:p>
    <w:p w14:paraId="65654AFB" w14:textId="77777777" w:rsidR="002764B2" w:rsidRDefault="002764B2" w:rsidP="002764B2">
      <w:pPr>
        <w:pStyle w:val="CommentText"/>
      </w:pPr>
    </w:p>
    <w:p w14:paraId="57A8101B" w14:textId="77777777" w:rsidR="002764B2" w:rsidRDefault="002764B2" w:rsidP="002764B2">
      <w:pPr>
        <w:pStyle w:val="CommentText"/>
      </w:pPr>
      <w:r>
        <w:t>I’m continuing most of my feedback with broad comments rather than line-by-line edits. I think we need to work through a bit more structural shaping before we go to line-by-line edits.</w:t>
      </w:r>
    </w:p>
  </w:comment>
  <w:comment w:id="1" w:author="Skiba, Tara" w:date="2026-03-02T14:58:00Z" w:initials="TS">
    <w:p w14:paraId="54A7ED45" w14:textId="19D62C10" w:rsidR="00971E81" w:rsidRDefault="00971E81" w:rsidP="00971E81">
      <w:pPr>
        <w:pStyle w:val="CommentText"/>
        <w:numPr>
          <w:ilvl w:val="0"/>
          <w:numId w:val="3"/>
        </w:numPr>
      </w:pPr>
      <w:r>
        <w:rPr>
          <w:rStyle w:val="CommentReference"/>
        </w:rPr>
        <w:annotationRef/>
      </w:r>
      <w:r>
        <w:t>Forests take up a lot of space on Earth.</w:t>
      </w:r>
    </w:p>
    <w:p w14:paraId="49464C14" w14:textId="77777777" w:rsidR="00971E81" w:rsidRDefault="00971E81" w:rsidP="00971E81">
      <w:pPr>
        <w:pStyle w:val="CommentText"/>
        <w:numPr>
          <w:ilvl w:val="0"/>
          <w:numId w:val="3"/>
        </w:numPr>
      </w:pPr>
      <w:r>
        <w:t>Forest ecosystems are varied, and influenced by previous forests and current environmental conditions</w:t>
      </w:r>
    </w:p>
    <w:p w14:paraId="28E17734" w14:textId="77777777" w:rsidR="00971E81" w:rsidRDefault="00971E81" w:rsidP="00971E81">
      <w:pPr>
        <w:pStyle w:val="CommentText"/>
        <w:numPr>
          <w:ilvl w:val="0"/>
          <w:numId w:val="3"/>
        </w:numPr>
      </w:pPr>
      <w:r>
        <w:t>Environmental data is hard to produce in forest inventories, especially at large scales.</w:t>
      </w:r>
    </w:p>
    <w:p w14:paraId="6CA6DADB" w14:textId="77777777" w:rsidR="00971E81" w:rsidRDefault="00971E81" w:rsidP="00971E81">
      <w:pPr>
        <w:pStyle w:val="CommentText"/>
        <w:numPr>
          <w:ilvl w:val="0"/>
          <w:numId w:val="3"/>
        </w:numPr>
      </w:pPr>
      <w:r>
        <w:t>Why is environmental data important?</w:t>
      </w:r>
    </w:p>
    <w:p w14:paraId="58270303" w14:textId="77777777" w:rsidR="00971E81" w:rsidRDefault="00971E81" w:rsidP="00971E81">
      <w:pPr>
        <w:pStyle w:val="CommentText"/>
        <w:numPr>
          <w:ilvl w:val="0"/>
          <w:numId w:val="3"/>
        </w:numPr>
      </w:pPr>
      <w:r>
        <w:t>RS data can provide this information/has been used to fill these information gaps.</w:t>
      </w:r>
    </w:p>
    <w:p w14:paraId="6BAB62E1" w14:textId="77777777" w:rsidR="00971E81" w:rsidRDefault="00971E81" w:rsidP="00971E81">
      <w:pPr>
        <w:pStyle w:val="CommentText"/>
        <w:numPr>
          <w:ilvl w:val="0"/>
          <w:numId w:val="3"/>
        </w:numPr>
      </w:pPr>
      <w:r>
        <w:t>Because this data is spatially continuous and constantly measured, we can use this information to complement inventories over time and any spatial scale.</w:t>
      </w:r>
    </w:p>
    <w:p w14:paraId="4DC02F9F" w14:textId="77777777" w:rsidR="00971E81" w:rsidRDefault="00971E81" w:rsidP="00971E81">
      <w:pPr>
        <w:pStyle w:val="CommentText"/>
        <w:numPr>
          <w:ilvl w:val="0"/>
          <w:numId w:val="3"/>
        </w:numPr>
      </w:pPr>
      <w:r>
        <w:t>This helps us with estimation better than ground-based inv alone.</w:t>
      </w:r>
    </w:p>
  </w:comment>
  <w:comment w:id="2" w:author="Gifford, Tyler" w:date="2026-03-12T14:44:00Z" w:initials="TG">
    <w:p w14:paraId="52F7E505" w14:textId="77777777" w:rsidR="006D017B" w:rsidRDefault="006D017B" w:rsidP="006D017B">
      <w:pPr>
        <w:pStyle w:val="CommentText"/>
      </w:pPr>
      <w:r>
        <w:rPr>
          <w:rStyle w:val="CommentReference"/>
        </w:rPr>
        <w:annotationRef/>
      </w:r>
      <w:r>
        <w:t>citation</w:t>
      </w:r>
    </w:p>
  </w:comment>
  <w:comment w:id="3" w:author="Gifford, Tyler" w:date="2026-03-12T14:46:00Z" w:initials="TG">
    <w:p w14:paraId="7BDBDD14" w14:textId="77777777" w:rsidR="00516957" w:rsidRDefault="006D017B" w:rsidP="00516957">
      <w:pPr>
        <w:pStyle w:val="CommentText"/>
      </w:pPr>
      <w:r>
        <w:rPr>
          <w:rStyle w:val="CommentReference"/>
        </w:rPr>
        <w:annotationRef/>
      </w:r>
      <w:r w:rsidR="00516957">
        <w:t>Add a citation here. A basic forest biology/ecology textbook probably can help refine this information and provide the citable source. I won’t continue to mention the spots that could use a citation in this draft. Try to find those areas on your own and I can identify any missing areas on the next draft too.</w:t>
      </w:r>
    </w:p>
  </w:comment>
  <w:comment w:id="4" w:author="Gifford, Tyler" w:date="2026-03-12T14:42:00Z" w:initials="TG">
    <w:p w14:paraId="113BB869" w14:textId="32DEEC5D" w:rsidR="006D017B" w:rsidRDefault="006D017B" w:rsidP="006D017B">
      <w:pPr>
        <w:pStyle w:val="CommentText"/>
      </w:pPr>
      <w:r>
        <w:rPr>
          <w:rStyle w:val="CommentReference"/>
        </w:rPr>
        <w:annotationRef/>
      </w:r>
      <w:r>
        <w:t>Is it impossible to quantify at large scales? Can you explain to me what you are trying to convery with this sentence and maybe we can re-write a bit.</w:t>
      </w:r>
    </w:p>
  </w:comment>
  <w:comment w:id="5" w:author="Gifford, Tyler" w:date="2026-03-12T14:53:00Z" w:initials="TG">
    <w:p w14:paraId="2D61E743" w14:textId="77777777" w:rsidR="006D017B" w:rsidRDefault="006D017B" w:rsidP="006D017B">
      <w:pPr>
        <w:pStyle w:val="CommentText"/>
      </w:pPr>
      <w:r>
        <w:rPr>
          <w:rStyle w:val="CommentReference"/>
        </w:rPr>
        <w:annotationRef/>
      </w:r>
      <w:r>
        <w:t>I like this section, but I think there is a bit of a disconnect between the rain example and remote sensing. The WorldClim data for instance is not remotely sensed. It’s gathered by ground-based weather stations and then interpolated wall-to-wall with a model. You will need to be clear throughout the paper when you are referring to true remotely sensed info versus when you are just referring to a spatial dataset.</w:t>
      </w:r>
    </w:p>
  </w:comment>
  <w:comment w:id="6" w:author="Skiba, Tara" w:date="2026-03-02T16:55:00Z" w:initials="TS">
    <w:p w14:paraId="6BEA50C0" w14:textId="58135F3A" w:rsidR="0067400A" w:rsidRDefault="0067400A" w:rsidP="0067400A">
      <w:pPr>
        <w:pStyle w:val="CommentText"/>
        <w:numPr>
          <w:ilvl w:val="0"/>
          <w:numId w:val="4"/>
        </w:numPr>
      </w:pPr>
      <w:r>
        <w:rPr>
          <w:rStyle w:val="CommentReference"/>
        </w:rPr>
        <w:annotationRef/>
      </w:r>
      <w:r>
        <w:t>There is lots of RS data available, but required technical knowledge prevents it from being used. Existing programs are powerful, but complex to use</w:t>
      </w:r>
      <w:r>
        <w:br/>
        <w:t>a. Python and R: flexible but technically advanced</w:t>
      </w:r>
      <w:r>
        <w:br/>
        <w:t>b. ArcGIS: point-and-click user interface but still need geospatial knowledge. Expensive license.</w:t>
      </w:r>
    </w:p>
    <w:p w14:paraId="1728D894" w14:textId="77777777" w:rsidR="0067400A" w:rsidRDefault="0067400A" w:rsidP="0067400A">
      <w:pPr>
        <w:pStyle w:val="CommentText"/>
        <w:numPr>
          <w:ilvl w:val="0"/>
          <w:numId w:val="4"/>
        </w:numPr>
      </w:pPr>
      <w:r>
        <w:t>Existing RS data is decentralized across government agency websites</w:t>
      </w:r>
    </w:p>
    <w:p w14:paraId="0E7FECD4" w14:textId="77777777" w:rsidR="0067400A" w:rsidRDefault="0067400A" w:rsidP="0067400A">
      <w:pPr>
        <w:pStyle w:val="CommentText"/>
        <w:numPr>
          <w:ilvl w:val="0"/>
          <w:numId w:val="4"/>
        </w:numPr>
      </w:pPr>
      <w:r>
        <w:t>Downloading data is very large</w:t>
      </w:r>
    </w:p>
  </w:comment>
  <w:comment w:id="7" w:author="Gifford, Tyler" w:date="2026-03-12T14:54:00Z" w:initials="TG">
    <w:p w14:paraId="472D1273" w14:textId="77777777" w:rsidR="00516957" w:rsidRDefault="006D017B" w:rsidP="00516957">
      <w:pPr>
        <w:pStyle w:val="CommentText"/>
      </w:pPr>
      <w:r>
        <w:rPr>
          <w:rStyle w:val="CommentReference"/>
        </w:rPr>
        <w:annotationRef/>
      </w:r>
      <w:r w:rsidR="00516957">
        <w:t>Again, it may be wise to expand beyond just remotely sensed data. I won’t comment on this each time throughout the rest of the draft, but be sure to make that update throughout.</w:t>
      </w:r>
    </w:p>
  </w:comment>
  <w:comment w:id="8" w:author="Skiba, Tara" w:date="2026-03-02T17:02:00Z" w:initials="TS">
    <w:p w14:paraId="6EA568FD" w14:textId="54BCC484" w:rsidR="00704E89" w:rsidRDefault="00704E89" w:rsidP="00704E89">
      <w:pPr>
        <w:pStyle w:val="CommentText"/>
        <w:numPr>
          <w:ilvl w:val="0"/>
          <w:numId w:val="5"/>
        </w:numPr>
      </w:pPr>
      <w:r>
        <w:rPr>
          <w:rStyle w:val="CommentReference"/>
        </w:rPr>
        <w:annotationRef/>
      </w:r>
      <w:r>
        <w:t xml:space="preserve">GEE is a solution to data decentralization. </w:t>
      </w:r>
    </w:p>
    <w:p w14:paraId="5AB9B170" w14:textId="77777777" w:rsidR="00704E89" w:rsidRDefault="00704E89" w:rsidP="00704E89">
      <w:pPr>
        <w:pStyle w:val="CommentText"/>
        <w:numPr>
          <w:ilvl w:val="0"/>
          <w:numId w:val="5"/>
        </w:numPr>
      </w:pPr>
      <w:r>
        <w:t>Also, since it’s a cloud server, data does not need to be downloaded locally</w:t>
      </w:r>
    </w:p>
    <w:p w14:paraId="20D8F586" w14:textId="77777777" w:rsidR="00704E89" w:rsidRDefault="00704E89" w:rsidP="00704E89">
      <w:pPr>
        <w:pStyle w:val="CommentText"/>
        <w:numPr>
          <w:ilvl w:val="0"/>
          <w:numId w:val="5"/>
        </w:numPr>
      </w:pPr>
      <w:r>
        <w:t xml:space="preserve">Packages and Toolboxes already exist that integrate GEE into the geospatial software and programs described above. Alt, GEE has a built in code editor to remove the need to do anything locally. </w:t>
      </w:r>
    </w:p>
    <w:p w14:paraId="52D610C9" w14:textId="77777777" w:rsidR="00704E89" w:rsidRDefault="00704E89" w:rsidP="00704E89">
      <w:pPr>
        <w:pStyle w:val="CommentText"/>
        <w:numPr>
          <w:ilvl w:val="0"/>
          <w:numId w:val="5"/>
        </w:numPr>
      </w:pPr>
      <w:r>
        <w:t xml:space="preserve">These packages are helpful, but do not lower the technical threshold for geospatial data processing. </w:t>
      </w:r>
    </w:p>
  </w:comment>
  <w:comment w:id="34" w:author="Gifford, Tyler" w:date="2026-03-13T08:28:00Z" w:initials="TG">
    <w:p w14:paraId="3EB70EC4" w14:textId="77777777" w:rsidR="00772FFC" w:rsidRDefault="00772FFC" w:rsidP="00772FFC">
      <w:pPr>
        <w:pStyle w:val="CommentText"/>
      </w:pPr>
      <w:r>
        <w:rPr>
          <w:rStyle w:val="CommentReference"/>
        </w:rPr>
        <w:annotationRef/>
      </w:r>
      <w:r>
        <w:t>Please don’t use this word for word! Mimic my sentence above.</w:t>
      </w:r>
    </w:p>
  </w:comment>
  <w:comment w:id="36" w:author="Skiba, Tara" w:date="2026-03-02T17:08:00Z" w:initials="TS">
    <w:p w14:paraId="5B5B87D9" w14:textId="6AEE7353" w:rsidR="00BD28BD" w:rsidRDefault="00BD28BD" w:rsidP="00BD28BD">
      <w:pPr>
        <w:pStyle w:val="CommentText"/>
        <w:numPr>
          <w:ilvl w:val="0"/>
          <w:numId w:val="6"/>
        </w:numPr>
      </w:pPr>
      <w:r>
        <w:rPr>
          <w:rStyle w:val="CommentReference"/>
        </w:rPr>
        <w:annotationRef/>
      </w:r>
      <w:r>
        <w:t>What do we need to do to use RS data to complement forest inventories: conduct point extractions.</w:t>
      </w:r>
    </w:p>
    <w:p w14:paraId="617770A3" w14:textId="77777777" w:rsidR="00BD28BD" w:rsidRDefault="00BD28BD" w:rsidP="00BD28BD">
      <w:pPr>
        <w:pStyle w:val="CommentText"/>
        <w:numPr>
          <w:ilvl w:val="0"/>
          <w:numId w:val="6"/>
        </w:numPr>
      </w:pPr>
      <w:r>
        <w:t>What does the current process look like?</w:t>
      </w:r>
    </w:p>
    <w:p w14:paraId="3E291121" w14:textId="77777777" w:rsidR="00BD28BD" w:rsidRDefault="00BD28BD" w:rsidP="00BD28BD">
      <w:pPr>
        <w:pStyle w:val="CommentText"/>
        <w:numPr>
          <w:ilvl w:val="0"/>
          <w:numId w:val="6"/>
        </w:numPr>
      </w:pPr>
      <w:r>
        <w:t>How can this process be made more efficient? Reduce steps and technical knowledge needed.</w:t>
      </w:r>
    </w:p>
    <w:p w14:paraId="103739E0" w14:textId="77777777" w:rsidR="00BD28BD" w:rsidRDefault="00BD28BD" w:rsidP="00BD28BD">
      <w:pPr>
        <w:pStyle w:val="CommentText"/>
        <w:numPr>
          <w:ilvl w:val="0"/>
          <w:numId w:val="6"/>
        </w:numPr>
      </w:pPr>
      <w:r>
        <w:t>This is beneficial not only to foresters without the technical knowledge, but also expedites the process for experienced geospatial data users to perform simple point extractions</w:t>
      </w:r>
    </w:p>
  </w:comment>
  <w:comment w:id="37" w:author="Gifford, Tyler" w:date="2026-03-12T15:05:00Z" w:initials="TG">
    <w:p w14:paraId="24F216B4" w14:textId="77777777" w:rsidR="00EB7FEB" w:rsidRDefault="00EB7FEB" w:rsidP="00EB7FEB">
      <w:pPr>
        <w:pStyle w:val="CommentText"/>
      </w:pPr>
      <w:r>
        <w:rPr>
          <w:rStyle w:val="CommentReference"/>
        </w:rPr>
        <w:annotationRef/>
      </w:r>
      <w:r>
        <w:t>I think you could follow up this paragraph with a paragraph broaching the subject of confidentiality by moving your final sentences of the introduction up here and expanding just a bit.</w:t>
      </w:r>
    </w:p>
  </w:comment>
  <w:comment w:id="38" w:author="Skiba, Tara" w:date="2026-03-02T17:19:00Z" w:initials="TS">
    <w:p w14:paraId="0B7E2615" w14:textId="18DEBBF5" w:rsidR="00120DF5" w:rsidRDefault="00120DF5" w:rsidP="00120DF5">
      <w:pPr>
        <w:pStyle w:val="CommentText"/>
        <w:numPr>
          <w:ilvl w:val="0"/>
          <w:numId w:val="7"/>
        </w:numPr>
      </w:pPr>
      <w:r>
        <w:rPr>
          <w:rStyle w:val="CommentReference"/>
        </w:rPr>
        <w:annotationRef/>
      </w:r>
      <w:r>
        <w:t>Gap where this specific program does not yet exist.</w:t>
      </w:r>
    </w:p>
    <w:p w14:paraId="01879DF8" w14:textId="77777777" w:rsidR="00120DF5" w:rsidRDefault="00120DF5" w:rsidP="00120DF5">
      <w:pPr>
        <w:pStyle w:val="CommentText"/>
        <w:numPr>
          <w:ilvl w:val="0"/>
          <w:numId w:val="7"/>
        </w:numPr>
      </w:pPr>
      <w:r>
        <w:t>We created this package to remove the technical barriers and make a more efficient process to conduct point extractions.</w:t>
      </w:r>
    </w:p>
    <w:p w14:paraId="4AC3D842" w14:textId="77777777" w:rsidR="00120DF5" w:rsidRDefault="00120DF5" w:rsidP="00120DF5">
      <w:pPr>
        <w:pStyle w:val="CommentText"/>
        <w:numPr>
          <w:ilvl w:val="0"/>
          <w:numId w:val="7"/>
        </w:numPr>
      </w:pPr>
      <w:r>
        <w:t>Due to issues with running sensitive plot coordinates through GEE, we also created two buffering methods to randomize coordinates provided.</w:t>
      </w:r>
    </w:p>
    <w:p w14:paraId="35482191" w14:textId="77777777" w:rsidR="00120DF5" w:rsidRDefault="00120DF5" w:rsidP="00120DF5">
      <w:pPr>
        <w:pStyle w:val="CommentText"/>
        <w:numPr>
          <w:ilvl w:val="0"/>
          <w:numId w:val="7"/>
        </w:numPr>
      </w:pPr>
      <w:r>
        <w:t>The two groups of modules allow users to safely and quickly extract data from GEE.</w:t>
      </w:r>
    </w:p>
  </w:comment>
  <w:comment w:id="39" w:author="Gifford, Tyler" w:date="2026-03-12T15:00:00Z" w:initials="TG">
    <w:p w14:paraId="4242C8E0" w14:textId="77777777" w:rsidR="00EB7FEB" w:rsidRDefault="00EB7FEB" w:rsidP="00EB7FEB">
      <w:pPr>
        <w:pStyle w:val="CommentText"/>
      </w:pPr>
      <w:r>
        <w:rPr>
          <w:rStyle w:val="CommentReference"/>
        </w:rPr>
        <w:annotationRef/>
      </w:r>
      <w:r>
        <w:t>I’m not sure GEE-derived is the right word here. The data isn’t derived by GEE it’s just conveniently accessed through GEE</w:t>
      </w:r>
    </w:p>
  </w:comment>
  <w:comment w:id="40" w:author="Gifford, Tyler" w:date="2026-03-12T15:22:00Z" w:initials="TG">
    <w:p w14:paraId="1FDABB71" w14:textId="77777777" w:rsidR="00213550" w:rsidRDefault="00213550" w:rsidP="00213550">
      <w:pPr>
        <w:pStyle w:val="CommentText"/>
      </w:pPr>
      <w:r>
        <w:rPr>
          <w:rStyle w:val="CommentReference"/>
        </w:rPr>
        <w:annotationRef/>
      </w:r>
      <w:r>
        <w:t xml:space="preserve">I would end this paragraph here and move the remaining sentences up into a standalone confidentiality paragraph. </w:t>
      </w:r>
    </w:p>
    <w:p w14:paraId="25559D5E" w14:textId="77777777" w:rsidR="00213550" w:rsidRDefault="00213550" w:rsidP="00213550">
      <w:pPr>
        <w:pStyle w:val="CommentText"/>
      </w:pPr>
    </w:p>
    <w:p w14:paraId="6082E548" w14:textId="77777777" w:rsidR="00213550" w:rsidRDefault="00213550" w:rsidP="00213550">
      <w:pPr>
        <w:pStyle w:val="CommentText"/>
      </w:pPr>
      <w:r>
        <w:t>Additionally, it’s a common and good practice to end the introduction with a clear statement of your objectives. Something like…</w:t>
      </w:r>
    </w:p>
    <w:p w14:paraId="18A2D599" w14:textId="77777777" w:rsidR="00213550" w:rsidRDefault="00213550" w:rsidP="00213550">
      <w:pPr>
        <w:pStyle w:val="CommentText"/>
      </w:pPr>
    </w:p>
    <w:p w14:paraId="2444F44A" w14:textId="77777777" w:rsidR="00213550" w:rsidRDefault="00213550" w:rsidP="00213550">
      <w:pPr>
        <w:pStyle w:val="CommentText"/>
      </w:pPr>
      <w:r>
        <w:t>“The objectives of this paper are to present an accessible Python package and web application providing (1) a streamlined point-extraction workflow to access GEE data and (2) coordinate buffering approaches that allow point extraction without exposing raw coordinates of sensitive inventory locations.”</w:t>
      </w:r>
    </w:p>
  </w:comment>
  <w:comment w:id="41" w:author="Gifford, Tyler" w:date="2026-03-13T07:53:00Z" w:initials="TG">
    <w:p w14:paraId="3C2FAA03" w14:textId="77777777" w:rsidR="009A0368" w:rsidRDefault="009A0368" w:rsidP="009A0368">
      <w:pPr>
        <w:pStyle w:val="CommentText"/>
      </w:pPr>
      <w:r>
        <w:rPr>
          <w:rStyle w:val="CommentReference"/>
        </w:rPr>
        <w:annotationRef/>
      </w:r>
      <w:r>
        <w:t>Add just a short explanation of each. Nothing long.</w:t>
      </w:r>
    </w:p>
  </w:comment>
  <w:comment w:id="42" w:author="Gifford, Tyler" w:date="2026-03-13T07:57:00Z" w:initials="TG">
    <w:p w14:paraId="355C1CB9" w14:textId="77777777" w:rsidR="00652403" w:rsidRDefault="00652403" w:rsidP="00652403">
      <w:pPr>
        <w:pStyle w:val="CommentText"/>
      </w:pPr>
      <w:r>
        <w:rPr>
          <w:rStyle w:val="CommentReference"/>
        </w:rPr>
        <w:annotationRef/>
      </w:r>
      <w:r>
        <w:t>Each of these will need their own citation. I think you can expand this section a bit. Be specific about what the packages do. The way you describe geemap on line 88 is what I’m thinking for the other dependencies as well.</w:t>
      </w:r>
    </w:p>
  </w:comment>
  <w:comment w:id="44" w:author="Gifford, Tyler" w:date="2026-03-13T08:08:00Z" w:initials="TG">
    <w:p w14:paraId="17132EE2" w14:textId="77777777" w:rsidR="005901B0" w:rsidRDefault="005901B0" w:rsidP="005901B0">
      <w:pPr>
        <w:pStyle w:val="CommentText"/>
      </w:pPr>
      <w:r>
        <w:rPr>
          <w:rStyle w:val="CommentReference"/>
        </w:rPr>
        <w:annotationRef/>
      </w:r>
      <w:r>
        <w:t>I know this is still an early draft, but just the reminder to number figures and tables and provide a caption that can be understood without reading the rest of the paper.</w:t>
      </w:r>
    </w:p>
  </w:comment>
  <w:comment w:id="43" w:author="Gifford, Tyler" w:date="2026-03-13T08:02:00Z" w:initials="TG">
    <w:p w14:paraId="3B5539E5" w14:textId="030E15D3" w:rsidR="00652403" w:rsidRDefault="00652403" w:rsidP="00652403">
      <w:pPr>
        <w:pStyle w:val="CommentText"/>
      </w:pPr>
      <w:r>
        <w:rPr>
          <w:rStyle w:val="CommentReference"/>
        </w:rPr>
        <w:annotationRef/>
      </w:r>
      <w:r>
        <w:t>This is a good start. May want to tweak it slightly to clearly identify modules vs functions within modules</w:t>
      </w:r>
    </w:p>
  </w:comment>
  <w:comment w:id="45" w:author="Gifford, Tyler" w:date="2026-03-13T08:06:00Z" w:initials="TG">
    <w:p w14:paraId="6D9A5A36" w14:textId="77777777" w:rsidR="005901B0" w:rsidRDefault="005901B0" w:rsidP="005901B0">
      <w:pPr>
        <w:pStyle w:val="CommentText"/>
      </w:pPr>
      <w:r>
        <w:rPr>
          <w:rStyle w:val="CommentReference"/>
        </w:rPr>
        <w:annotationRef/>
      </w:r>
      <w:r>
        <w:t>I know you are just getting thoughts down here. Clean this paragraph up when you get a chance. I would save limitations for it’s own section - see my sample outline</w:t>
      </w:r>
    </w:p>
  </w:comment>
  <w:comment w:id="46" w:author="Gifford, Tyler" w:date="2026-03-13T08:05:00Z" w:initials="TG">
    <w:p w14:paraId="377F21A2" w14:textId="1A4F6309" w:rsidR="00652403" w:rsidRDefault="00652403" w:rsidP="00652403">
      <w:pPr>
        <w:pStyle w:val="CommentText"/>
      </w:pPr>
      <w:r>
        <w:rPr>
          <w:rStyle w:val="CommentReference"/>
        </w:rPr>
        <w:annotationRef/>
      </w:r>
      <w:r>
        <w:t>I would come up with a different naming convention: module vs function is one option. I’m not sure about “function” though as that’s specific to a code operation. On second thought, maybe that is the right word?</w:t>
      </w:r>
    </w:p>
  </w:comment>
  <w:comment w:id="47" w:author="Gifford, Tyler" w:date="2026-03-13T08:19:00Z" w:initials="TG">
    <w:p w14:paraId="78270748" w14:textId="77777777" w:rsidR="00354434" w:rsidRDefault="00354434" w:rsidP="00354434">
      <w:pPr>
        <w:pStyle w:val="CommentText"/>
      </w:pPr>
      <w:r>
        <w:rPr>
          <w:rStyle w:val="CommentReference"/>
        </w:rPr>
        <w:annotationRef/>
      </w:r>
      <w:r>
        <w:t>I actually really like both of these figures. The first one is great because it’s simple and clear. The second is great because it shows decision-making for you. Let’s brainstorm what to do: (1) use them both, (2) use just one and which one or (3) re-work components of both into a new single diagram</w:t>
      </w:r>
    </w:p>
  </w:comment>
  <w:comment w:id="48" w:author="Gifford, Tyler" w:date="2026-03-13T08:15:00Z" w:initials="TG">
    <w:p w14:paraId="7BFCA102" w14:textId="26814083" w:rsidR="009C7C38" w:rsidRDefault="009C7C38" w:rsidP="009C7C38">
      <w:pPr>
        <w:pStyle w:val="CommentText"/>
      </w:pPr>
      <w:r>
        <w:rPr>
          <w:rStyle w:val="CommentReference"/>
        </w:rPr>
        <w:annotationRef/>
      </w:r>
      <w:r>
        <w:t xml:space="preserve">You’re hitting on here some of what I’m thinking for the start of the introduction. </w:t>
      </w:r>
    </w:p>
  </w:comment>
  <w:comment w:id="49" w:author="Gifford, Tyler" w:date="2026-03-13T08:16:00Z" w:initials="TG">
    <w:p w14:paraId="447CB799" w14:textId="77777777" w:rsidR="00354434" w:rsidRDefault="00354434" w:rsidP="00354434">
      <w:pPr>
        <w:pStyle w:val="CommentText"/>
      </w:pPr>
      <w:r>
        <w:rPr>
          <w:rStyle w:val="CommentReference"/>
        </w:rPr>
        <w:annotationRef/>
      </w:r>
      <w:r>
        <w:t>This is something we should think through. How do we best present the web app? Present the package in its entirety first and then the web app in its entirety? Or present them side by side where you describe a module and how it functions in the package and how it functions in the package, then the next module, etc.? I’m thinking the first is maybe the better way to go?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A8101B" w15:done="0"/>
  <w15:commentEx w15:paraId="4DC02F9F" w15:done="0"/>
  <w15:commentEx w15:paraId="52F7E505" w15:done="0"/>
  <w15:commentEx w15:paraId="7BDBDD14" w15:done="0"/>
  <w15:commentEx w15:paraId="113BB869" w15:done="0"/>
  <w15:commentEx w15:paraId="2D61E743" w15:done="0"/>
  <w15:commentEx w15:paraId="0E7FECD4" w15:done="0"/>
  <w15:commentEx w15:paraId="472D1273" w15:done="0"/>
  <w15:commentEx w15:paraId="52D610C9" w15:done="0"/>
  <w15:commentEx w15:paraId="3EB70EC4" w15:done="0"/>
  <w15:commentEx w15:paraId="103739E0" w15:done="0"/>
  <w15:commentEx w15:paraId="24F216B4" w15:done="0"/>
  <w15:commentEx w15:paraId="35482191" w15:done="0"/>
  <w15:commentEx w15:paraId="4242C8E0" w15:done="0"/>
  <w15:commentEx w15:paraId="2444F44A" w15:done="0"/>
  <w15:commentEx w15:paraId="3C2FAA03" w15:done="0"/>
  <w15:commentEx w15:paraId="355C1CB9" w15:done="0"/>
  <w15:commentEx w15:paraId="17132EE2" w15:done="0"/>
  <w15:commentEx w15:paraId="3B5539E5" w15:done="0"/>
  <w15:commentEx w15:paraId="6D9A5A36" w15:done="0"/>
  <w15:commentEx w15:paraId="377F21A2" w15:done="0"/>
  <w15:commentEx w15:paraId="78270748" w15:done="0"/>
  <w15:commentEx w15:paraId="7BFCA102" w15:done="0"/>
  <w15:commentEx w15:paraId="447CB7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01ACF6" w16cex:dateUtc="2026-03-12T19:08:00Z"/>
  <w16cex:commentExtensible w16cex:durableId="0893F0E9" w16cex:dateUtc="2026-03-02T19:58:00Z"/>
  <w16cex:commentExtensible w16cex:durableId="426CE31D" w16cex:dateUtc="2026-03-12T18:44:00Z"/>
  <w16cex:commentExtensible w16cex:durableId="0C0DD74B" w16cex:dateUtc="2026-03-12T18:46:00Z"/>
  <w16cex:commentExtensible w16cex:durableId="4C454E1E" w16cex:dateUtc="2026-03-12T18:42:00Z"/>
  <w16cex:commentExtensible w16cex:durableId="0E5DB57D" w16cex:dateUtc="2026-03-12T18:53:00Z"/>
  <w16cex:commentExtensible w16cex:durableId="34575314" w16cex:dateUtc="2026-03-02T21:55:00Z"/>
  <w16cex:commentExtensible w16cex:durableId="1A4419B7" w16cex:dateUtc="2026-03-12T18:54:00Z"/>
  <w16cex:commentExtensible w16cex:durableId="6F2E2B90" w16cex:dateUtc="2026-03-02T22:02:00Z"/>
  <w16cex:commentExtensible w16cex:durableId="6417385A" w16cex:dateUtc="2026-03-13T12:28:00Z"/>
  <w16cex:commentExtensible w16cex:durableId="63275F59" w16cex:dateUtc="2026-03-02T22:08:00Z"/>
  <w16cex:commentExtensible w16cex:durableId="3E6D44BF" w16cex:dateUtc="2026-03-12T19:05:00Z"/>
  <w16cex:commentExtensible w16cex:durableId="240EAE61" w16cex:dateUtc="2026-03-02T22:19:00Z"/>
  <w16cex:commentExtensible w16cex:durableId="2B3377CF" w16cex:dateUtc="2026-03-12T19:00:00Z"/>
  <w16cex:commentExtensible w16cex:durableId="7D0B54B3" w16cex:dateUtc="2026-03-12T19:22:00Z"/>
  <w16cex:commentExtensible w16cex:durableId="3B8F0E26" w16cex:dateUtc="2026-03-13T11:53:00Z"/>
  <w16cex:commentExtensible w16cex:durableId="32FD3312" w16cex:dateUtc="2026-03-13T11:57:00Z"/>
  <w16cex:commentExtensible w16cex:durableId="7BD7771D" w16cex:dateUtc="2026-03-13T12:08:00Z"/>
  <w16cex:commentExtensible w16cex:durableId="640307AA" w16cex:dateUtc="2026-03-13T12:02:00Z"/>
  <w16cex:commentExtensible w16cex:durableId="7D120E58" w16cex:dateUtc="2026-03-13T12:06:00Z"/>
  <w16cex:commentExtensible w16cex:durableId="5F7BC8E1" w16cex:dateUtc="2026-03-13T12:05:00Z"/>
  <w16cex:commentExtensible w16cex:durableId="6433034B" w16cex:dateUtc="2026-03-13T12:19:00Z"/>
  <w16cex:commentExtensible w16cex:durableId="2D4A9AF6" w16cex:dateUtc="2026-03-13T12:15:00Z"/>
  <w16cex:commentExtensible w16cex:durableId="289D5736" w16cex:dateUtc="2026-03-13T12: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A8101B" w16cid:durableId="0D01ACF6"/>
  <w16cid:commentId w16cid:paraId="4DC02F9F" w16cid:durableId="0893F0E9"/>
  <w16cid:commentId w16cid:paraId="52F7E505" w16cid:durableId="426CE31D"/>
  <w16cid:commentId w16cid:paraId="7BDBDD14" w16cid:durableId="0C0DD74B"/>
  <w16cid:commentId w16cid:paraId="113BB869" w16cid:durableId="4C454E1E"/>
  <w16cid:commentId w16cid:paraId="2D61E743" w16cid:durableId="0E5DB57D"/>
  <w16cid:commentId w16cid:paraId="0E7FECD4" w16cid:durableId="34575314"/>
  <w16cid:commentId w16cid:paraId="472D1273" w16cid:durableId="1A4419B7"/>
  <w16cid:commentId w16cid:paraId="52D610C9" w16cid:durableId="6F2E2B90"/>
  <w16cid:commentId w16cid:paraId="3EB70EC4" w16cid:durableId="6417385A"/>
  <w16cid:commentId w16cid:paraId="103739E0" w16cid:durableId="63275F59"/>
  <w16cid:commentId w16cid:paraId="24F216B4" w16cid:durableId="3E6D44BF"/>
  <w16cid:commentId w16cid:paraId="35482191" w16cid:durableId="240EAE61"/>
  <w16cid:commentId w16cid:paraId="4242C8E0" w16cid:durableId="2B3377CF"/>
  <w16cid:commentId w16cid:paraId="2444F44A" w16cid:durableId="7D0B54B3"/>
  <w16cid:commentId w16cid:paraId="3C2FAA03" w16cid:durableId="3B8F0E26"/>
  <w16cid:commentId w16cid:paraId="355C1CB9" w16cid:durableId="32FD3312"/>
  <w16cid:commentId w16cid:paraId="17132EE2" w16cid:durableId="7BD7771D"/>
  <w16cid:commentId w16cid:paraId="3B5539E5" w16cid:durableId="640307AA"/>
  <w16cid:commentId w16cid:paraId="6D9A5A36" w16cid:durableId="7D120E58"/>
  <w16cid:commentId w16cid:paraId="377F21A2" w16cid:durableId="5F7BC8E1"/>
  <w16cid:commentId w16cid:paraId="78270748" w16cid:durableId="6433034B"/>
  <w16cid:commentId w16cid:paraId="7BFCA102" w16cid:durableId="2D4A9AF6"/>
  <w16cid:commentId w16cid:paraId="447CB799" w16cid:durableId="289D573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4250"/>
    <w:multiLevelType w:val="hybridMultilevel"/>
    <w:tmpl w:val="612E968C"/>
    <w:lvl w:ilvl="0" w:tplc="DDD608FA">
      <w:start w:val="1"/>
      <w:numFmt w:val="decimal"/>
      <w:lvlText w:val="%1."/>
      <w:lvlJc w:val="left"/>
      <w:pPr>
        <w:ind w:left="1020" w:hanging="360"/>
      </w:pPr>
    </w:lvl>
    <w:lvl w:ilvl="1" w:tplc="ACF8247A">
      <w:start w:val="1"/>
      <w:numFmt w:val="decimal"/>
      <w:lvlText w:val="%2."/>
      <w:lvlJc w:val="left"/>
      <w:pPr>
        <w:ind w:left="1020" w:hanging="360"/>
      </w:pPr>
    </w:lvl>
    <w:lvl w:ilvl="2" w:tplc="AF0E16BE">
      <w:start w:val="1"/>
      <w:numFmt w:val="decimal"/>
      <w:lvlText w:val="%3."/>
      <w:lvlJc w:val="left"/>
      <w:pPr>
        <w:ind w:left="1020" w:hanging="360"/>
      </w:pPr>
    </w:lvl>
    <w:lvl w:ilvl="3" w:tplc="CC660F4A">
      <w:start w:val="1"/>
      <w:numFmt w:val="decimal"/>
      <w:lvlText w:val="%4."/>
      <w:lvlJc w:val="left"/>
      <w:pPr>
        <w:ind w:left="1020" w:hanging="360"/>
      </w:pPr>
    </w:lvl>
    <w:lvl w:ilvl="4" w:tplc="DA26782C">
      <w:start w:val="1"/>
      <w:numFmt w:val="decimal"/>
      <w:lvlText w:val="%5."/>
      <w:lvlJc w:val="left"/>
      <w:pPr>
        <w:ind w:left="1020" w:hanging="360"/>
      </w:pPr>
    </w:lvl>
    <w:lvl w:ilvl="5" w:tplc="D040BC7C">
      <w:start w:val="1"/>
      <w:numFmt w:val="decimal"/>
      <w:lvlText w:val="%6."/>
      <w:lvlJc w:val="left"/>
      <w:pPr>
        <w:ind w:left="1020" w:hanging="360"/>
      </w:pPr>
    </w:lvl>
    <w:lvl w:ilvl="6" w:tplc="5DE81F86">
      <w:start w:val="1"/>
      <w:numFmt w:val="decimal"/>
      <w:lvlText w:val="%7."/>
      <w:lvlJc w:val="left"/>
      <w:pPr>
        <w:ind w:left="1020" w:hanging="360"/>
      </w:pPr>
    </w:lvl>
    <w:lvl w:ilvl="7" w:tplc="D6B2EA50">
      <w:start w:val="1"/>
      <w:numFmt w:val="decimal"/>
      <w:lvlText w:val="%8."/>
      <w:lvlJc w:val="left"/>
      <w:pPr>
        <w:ind w:left="1020" w:hanging="360"/>
      </w:pPr>
    </w:lvl>
    <w:lvl w:ilvl="8" w:tplc="BAF4B57A">
      <w:start w:val="1"/>
      <w:numFmt w:val="decimal"/>
      <w:lvlText w:val="%9."/>
      <w:lvlJc w:val="left"/>
      <w:pPr>
        <w:ind w:left="1020" w:hanging="360"/>
      </w:pPr>
    </w:lvl>
  </w:abstractNum>
  <w:abstractNum w:abstractNumId="1" w15:restartNumberingAfterBreak="0">
    <w:nsid w:val="1F9A0334"/>
    <w:multiLevelType w:val="hybridMultilevel"/>
    <w:tmpl w:val="212E4F00"/>
    <w:lvl w:ilvl="0" w:tplc="4838061E">
      <w:start w:val="1"/>
      <w:numFmt w:val="decimal"/>
      <w:lvlText w:val="%1."/>
      <w:lvlJc w:val="left"/>
      <w:pPr>
        <w:ind w:left="1020" w:hanging="360"/>
      </w:pPr>
    </w:lvl>
    <w:lvl w:ilvl="1" w:tplc="EA7AF35A">
      <w:start w:val="1"/>
      <w:numFmt w:val="decimal"/>
      <w:lvlText w:val="%2."/>
      <w:lvlJc w:val="left"/>
      <w:pPr>
        <w:ind w:left="1020" w:hanging="360"/>
      </w:pPr>
    </w:lvl>
    <w:lvl w:ilvl="2" w:tplc="46803160">
      <w:start w:val="1"/>
      <w:numFmt w:val="decimal"/>
      <w:lvlText w:val="%3."/>
      <w:lvlJc w:val="left"/>
      <w:pPr>
        <w:ind w:left="1020" w:hanging="360"/>
      </w:pPr>
    </w:lvl>
    <w:lvl w:ilvl="3" w:tplc="988A634A">
      <w:start w:val="1"/>
      <w:numFmt w:val="decimal"/>
      <w:lvlText w:val="%4."/>
      <w:lvlJc w:val="left"/>
      <w:pPr>
        <w:ind w:left="1020" w:hanging="360"/>
      </w:pPr>
    </w:lvl>
    <w:lvl w:ilvl="4" w:tplc="6A2A55F2">
      <w:start w:val="1"/>
      <w:numFmt w:val="decimal"/>
      <w:lvlText w:val="%5."/>
      <w:lvlJc w:val="left"/>
      <w:pPr>
        <w:ind w:left="1020" w:hanging="360"/>
      </w:pPr>
    </w:lvl>
    <w:lvl w:ilvl="5" w:tplc="90046672">
      <w:start w:val="1"/>
      <w:numFmt w:val="decimal"/>
      <w:lvlText w:val="%6."/>
      <w:lvlJc w:val="left"/>
      <w:pPr>
        <w:ind w:left="1020" w:hanging="360"/>
      </w:pPr>
    </w:lvl>
    <w:lvl w:ilvl="6" w:tplc="7F2C3116">
      <w:start w:val="1"/>
      <w:numFmt w:val="decimal"/>
      <w:lvlText w:val="%7."/>
      <w:lvlJc w:val="left"/>
      <w:pPr>
        <w:ind w:left="1020" w:hanging="360"/>
      </w:pPr>
    </w:lvl>
    <w:lvl w:ilvl="7" w:tplc="62527FAA">
      <w:start w:val="1"/>
      <w:numFmt w:val="decimal"/>
      <w:lvlText w:val="%8."/>
      <w:lvlJc w:val="left"/>
      <w:pPr>
        <w:ind w:left="1020" w:hanging="360"/>
      </w:pPr>
    </w:lvl>
    <w:lvl w:ilvl="8" w:tplc="0E3A48D6">
      <w:start w:val="1"/>
      <w:numFmt w:val="decimal"/>
      <w:lvlText w:val="%9."/>
      <w:lvlJc w:val="left"/>
      <w:pPr>
        <w:ind w:left="1020" w:hanging="360"/>
      </w:pPr>
    </w:lvl>
  </w:abstractNum>
  <w:abstractNum w:abstractNumId="2" w15:restartNumberingAfterBreak="0">
    <w:nsid w:val="284B013F"/>
    <w:multiLevelType w:val="hybridMultilevel"/>
    <w:tmpl w:val="1D521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1546A9"/>
    <w:multiLevelType w:val="hybridMultilevel"/>
    <w:tmpl w:val="F572B006"/>
    <w:lvl w:ilvl="0" w:tplc="53FC3D3A">
      <w:start w:val="1"/>
      <w:numFmt w:val="decimal"/>
      <w:lvlText w:val="%1."/>
      <w:lvlJc w:val="left"/>
      <w:pPr>
        <w:ind w:left="1020" w:hanging="360"/>
      </w:pPr>
    </w:lvl>
    <w:lvl w:ilvl="1" w:tplc="2608619A">
      <w:start w:val="1"/>
      <w:numFmt w:val="decimal"/>
      <w:lvlText w:val="%2."/>
      <w:lvlJc w:val="left"/>
      <w:pPr>
        <w:ind w:left="1020" w:hanging="360"/>
      </w:pPr>
    </w:lvl>
    <w:lvl w:ilvl="2" w:tplc="B2C00F94">
      <w:start w:val="1"/>
      <w:numFmt w:val="decimal"/>
      <w:lvlText w:val="%3."/>
      <w:lvlJc w:val="left"/>
      <w:pPr>
        <w:ind w:left="1020" w:hanging="360"/>
      </w:pPr>
    </w:lvl>
    <w:lvl w:ilvl="3" w:tplc="24DC6F30">
      <w:start w:val="1"/>
      <w:numFmt w:val="decimal"/>
      <w:lvlText w:val="%4."/>
      <w:lvlJc w:val="left"/>
      <w:pPr>
        <w:ind w:left="1020" w:hanging="360"/>
      </w:pPr>
    </w:lvl>
    <w:lvl w:ilvl="4" w:tplc="F2F682EC">
      <w:start w:val="1"/>
      <w:numFmt w:val="decimal"/>
      <w:lvlText w:val="%5."/>
      <w:lvlJc w:val="left"/>
      <w:pPr>
        <w:ind w:left="1020" w:hanging="360"/>
      </w:pPr>
    </w:lvl>
    <w:lvl w:ilvl="5" w:tplc="1872322A">
      <w:start w:val="1"/>
      <w:numFmt w:val="decimal"/>
      <w:lvlText w:val="%6."/>
      <w:lvlJc w:val="left"/>
      <w:pPr>
        <w:ind w:left="1020" w:hanging="360"/>
      </w:pPr>
    </w:lvl>
    <w:lvl w:ilvl="6" w:tplc="C300498C">
      <w:start w:val="1"/>
      <w:numFmt w:val="decimal"/>
      <w:lvlText w:val="%7."/>
      <w:lvlJc w:val="left"/>
      <w:pPr>
        <w:ind w:left="1020" w:hanging="360"/>
      </w:pPr>
    </w:lvl>
    <w:lvl w:ilvl="7" w:tplc="0D82B67A">
      <w:start w:val="1"/>
      <w:numFmt w:val="decimal"/>
      <w:lvlText w:val="%8."/>
      <w:lvlJc w:val="left"/>
      <w:pPr>
        <w:ind w:left="1020" w:hanging="360"/>
      </w:pPr>
    </w:lvl>
    <w:lvl w:ilvl="8" w:tplc="E12E1DFC">
      <w:start w:val="1"/>
      <w:numFmt w:val="decimal"/>
      <w:lvlText w:val="%9."/>
      <w:lvlJc w:val="left"/>
      <w:pPr>
        <w:ind w:left="1020" w:hanging="360"/>
      </w:pPr>
    </w:lvl>
  </w:abstractNum>
  <w:abstractNum w:abstractNumId="4" w15:restartNumberingAfterBreak="0">
    <w:nsid w:val="3DA63F1D"/>
    <w:multiLevelType w:val="hybridMultilevel"/>
    <w:tmpl w:val="02CEE19E"/>
    <w:lvl w:ilvl="0" w:tplc="04D6FF08">
      <w:start w:val="1"/>
      <w:numFmt w:val="decimal"/>
      <w:lvlText w:val="%1."/>
      <w:lvlJc w:val="left"/>
      <w:pPr>
        <w:ind w:left="1020" w:hanging="360"/>
      </w:pPr>
    </w:lvl>
    <w:lvl w:ilvl="1" w:tplc="8D92944E">
      <w:start w:val="1"/>
      <w:numFmt w:val="decimal"/>
      <w:lvlText w:val="%2."/>
      <w:lvlJc w:val="left"/>
      <w:pPr>
        <w:ind w:left="1020" w:hanging="360"/>
      </w:pPr>
    </w:lvl>
    <w:lvl w:ilvl="2" w:tplc="DB666A62">
      <w:start w:val="1"/>
      <w:numFmt w:val="decimal"/>
      <w:lvlText w:val="%3."/>
      <w:lvlJc w:val="left"/>
      <w:pPr>
        <w:ind w:left="1020" w:hanging="360"/>
      </w:pPr>
    </w:lvl>
    <w:lvl w:ilvl="3" w:tplc="CF4C4BE8">
      <w:start w:val="1"/>
      <w:numFmt w:val="decimal"/>
      <w:lvlText w:val="%4."/>
      <w:lvlJc w:val="left"/>
      <w:pPr>
        <w:ind w:left="1020" w:hanging="360"/>
      </w:pPr>
    </w:lvl>
    <w:lvl w:ilvl="4" w:tplc="50AC5BEC">
      <w:start w:val="1"/>
      <w:numFmt w:val="decimal"/>
      <w:lvlText w:val="%5."/>
      <w:lvlJc w:val="left"/>
      <w:pPr>
        <w:ind w:left="1020" w:hanging="360"/>
      </w:pPr>
    </w:lvl>
    <w:lvl w:ilvl="5" w:tplc="D3A05668">
      <w:start w:val="1"/>
      <w:numFmt w:val="decimal"/>
      <w:lvlText w:val="%6."/>
      <w:lvlJc w:val="left"/>
      <w:pPr>
        <w:ind w:left="1020" w:hanging="360"/>
      </w:pPr>
    </w:lvl>
    <w:lvl w:ilvl="6" w:tplc="3C9A325E">
      <w:start w:val="1"/>
      <w:numFmt w:val="decimal"/>
      <w:lvlText w:val="%7."/>
      <w:lvlJc w:val="left"/>
      <w:pPr>
        <w:ind w:left="1020" w:hanging="360"/>
      </w:pPr>
    </w:lvl>
    <w:lvl w:ilvl="7" w:tplc="8E586C48">
      <w:start w:val="1"/>
      <w:numFmt w:val="decimal"/>
      <w:lvlText w:val="%8."/>
      <w:lvlJc w:val="left"/>
      <w:pPr>
        <w:ind w:left="1020" w:hanging="360"/>
      </w:pPr>
    </w:lvl>
    <w:lvl w:ilvl="8" w:tplc="A5482378">
      <w:start w:val="1"/>
      <w:numFmt w:val="decimal"/>
      <w:lvlText w:val="%9."/>
      <w:lvlJc w:val="left"/>
      <w:pPr>
        <w:ind w:left="1020" w:hanging="360"/>
      </w:pPr>
    </w:lvl>
  </w:abstractNum>
  <w:abstractNum w:abstractNumId="5" w15:restartNumberingAfterBreak="0">
    <w:nsid w:val="5AA827AE"/>
    <w:multiLevelType w:val="hybridMultilevel"/>
    <w:tmpl w:val="CE285358"/>
    <w:lvl w:ilvl="0" w:tplc="ED78D910">
      <w:start w:val="1"/>
      <w:numFmt w:val="decimal"/>
      <w:lvlText w:val="%1."/>
      <w:lvlJc w:val="left"/>
      <w:pPr>
        <w:ind w:left="1020" w:hanging="360"/>
      </w:pPr>
    </w:lvl>
    <w:lvl w:ilvl="1" w:tplc="CF301B66">
      <w:start w:val="1"/>
      <w:numFmt w:val="decimal"/>
      <w:lvlText w:val="%2."/>
      <w:lvlJc w:val="left"/>
      <w:pPr>
        <w:ind w:left="1020" w:hanging="360"/>
      </w:pPr>
    </w:lvl>
    <w:lvl w:ilvl="2" w:tplc="7E668EDE">
      <w:start w:val="1"/>
      <w:numFmt w:val="decimal"/>
      <w:lvlText w:val="%3."/>
      <w:lvlJc w:val="left"/>
      <w:pPr>
        <w:ind w:left="1020" w:hanging="360"/>
      </w:pPr>
    </w:lvl>
    <w:lvl w:ilvl="3" w:tplc="3B9AE99A">
      <w:start w:val="1"/>
      <w:numFmt w:val="decimal"/>
      <w:lvlText w:val="%4."/>
      <w:lvlJc w:val="left"/>
      <w:pPr>
        <w:ind w:left="1020" w:hanging="360"/>
      </w:pPr>
    </w:lvl>
    <w:lvl w:ilvl="4" w:tplc="79FE826E">
      <w:start w:val="1"/>
      <w:numFmt w:val="decimal"/>
      <w:lvlText w:val="%5."/>
      <w:lvlJc w:val="left"/>
      <w:pPr>
        <w:ind w:left="1020" w:hanging="360"/>
      </w:pPr>
    </w:lvl>
    <w:lvl w:ilvl="5" w:tplc="50D091CE">
      <w:start w:val="1"/>
      <w:numFmt w:val="decimal"/>
      <w:lvlText w:val="%6."/>
      <w:lvlJc w:val="left"/>
      <w:pPr>
        <w:ind w:left="1020" w:hanging="360"/>
      </w:pPr>
    </w:lvl>
    <w:lvl w:ilvl="6" w:tplc="14BA93A4">
      <w:start w:val="1"/>
      <w:numFmt w:val="decimal"/>
      <w:lvlText w:val="%7."/>
      <w:lvlJc w:val="left"/>
      <w:pPr>
        <w:ind w:left="1020" w:hanging="360"/>
      </w:pPr>
    </w:lvl>
    <w:lvl w:ilvl="7" w:tplc="95486B40">
      <w:start w:val="1"/>
      <w:numFmt w:val="decimal"/>
      <w:lvlText w:val="%8."/>
      <w:lvlJc w:val="left"/>
      <w:pPr>
        <w:ind w:left="1020" w:hanging="360"/>
      </w:pPr>
    </w:lvl>
    <w:lvl w:ilvl="8" w:tplc="CD76BB46">
      <w:start w:val="1"/>
      <w:numFmt w:val="decimal"/>
      <w:lvlText w:val="%9."/>
      <w:lvlJc w:val="left"/>
      <w:pPr>
        <w:ind w:left="1020" w:hanging="360"/>
      </w:pPr>
    </w:lvl>
  </w:abstractNum>
  <w:abstractNum w:abstractNumId="6" w15:restartNumberingAfterBreak="0">
    <w:nsid w:val="601A01B5"/>
    <w:multiLevelType w:val="hybridMultilevel"/>
    <w:tmpl w:val="3E9E9886"/>
    <w:lvl w:ilvl="0" w:tplc="E5F8EDAE">
      <w:start w:val="1"/>
      <w:numFmt w:val="decimal"/>
      <w:lvlText w:val="%1."/>
      <w:lvlJc w:val="left"/>
      <w:pPr>
        <w:ind w:left="1020" w:hanging="360"/>
      </w:pPr>
    </w:lvl>
    <w:lvl w:ilvl="1" w:tplc="B28ACF7A">
      <w:start w:val="1"/>
      <w:numFmt w:val="decimal"/>
      <w:lvlText w:val="%2."/>
      <w:lvlJc w:val="left"/>
      <w:pPr>
        <w:ind w:left="1020" w:hanging="360"/>
      </w:pPr>
    </w:lvl>
    <w:lvl w:ilvl="2" w:tplc="1CCAC6FC">
      <w:start w:val="1"/>
      <w:numFmt w:val="decimal"/>
      <w:lvlText w:val="%3."/>
      <w:lvlJc w:val="left"/>
      <w:pPr>
        <w:ind w:left="1020" w:hanging="360"/>
      </w:pPr>
    </w:lvl>
    <w:lvl w:ilvl="3" w:tplc="41D4EE1C">
      <w:start w:val="1"/>
      <w:numFmt w:val="decimal"/>
      <w:lvlText w:val="%4."/>
      <w:lvlJc w:val="left"/>
      <w:pPr>
        <w:ind w:left="1020" w:hanging="360"/>
      </w:pPr>
    </w:lvl>
    <w:lvl w:ilvl="4" w:tplc="6F382C7C">
      <w:start w:val="1"/>
      <w:numFmt w:val="decimal"/>
      <w:lvlText w:val="%5."/>
      <w:lvlJc w:val="left"/>
      <w:pPr>
        <w:ind w:left="1020" w:hanging="360"/>
      </w:pPr>
    </w:lvl>
    <w:lvl w:ilvl="5" w:tplc="0E6E112E">
      <w:start w:val="1"/>
      <w:numFmt w:val="decimal"/>
      <w:lvlText w:val="%6."/>
      <w:lvlJc w:val="left"/>
      <w:pPr>
        <w:ind w:left="1020" w:hanging="360"/>
      </w:pPr>
    </w:lvl>
    <w:lvl w:ilvl="6" w:tplc="76BEC41E">
      <w:start w:val="1"/>
      <w:numFmt w:val="decimal"/>
      <w:lvlText w:val="%7."/>
      <w:lvlJc w:val="left"/>
      <w:pPr>
        <w:ind w:left="1020" w:hanging="360"/>
      </w:pPr>
    </w:lvl>
    <w:lvl w:ilvl="7" w:tplc="6B2CF264">
      <w:start w:val="1"/>
      <w:numFmt w:val="decimal"/>
      <w:lvlText w:val="%8."/>
      <w:lvlJc w:val="left"/>
      <w:pPr>
        <w:ind w:left="1020" w:hanging="360"/>
      </w:pPr>
    </w:lvl>
    <w:lvl w:ilvl="8" w:tplc="9A9CBFFE">
      <w:start w:val="1"/>
      <w:numFmt w:val="decimal"/>
      <w:lvlText w:val="%9."/>
      <w:lvlJc w:val="left"/>
      <w:pPr>
        <w:ind w:left="1020" w:hanging="360"/>
      </w:pPr>
    </w:lvl>
  </w:abstractNum>
  <w:abstractNum w:abstractNumId="7" w15:restartNumberingAfterBreak="0">
    <w:nsid w:val="787D2C07"/>
    <w:multiLevelType w:val="hybridMultilevel"/>
    <w:tmpl w:val="88B8A23C"/>
    <w:lvl w:ilvl="0" w:tplc="40F687B6">
      <w:start w:val="1"/>
      <w:numFmt w:val="decimal"/>
      <w:lvlText w:val="%1."/>
      <w:lvlJc w:val="left"/>
      <w:pPr>
        <w:ind w:left="1020" w:hanging="360"/>
      </w:pPr>
    </w:lvl>
    <w:lvl w:ilvl="1" w:tplc="ED6A8E4A">
      <w:start w:val="1"/>
      <w:numFmt w:val="decimal"/>
      <w:lvlText w:val="%2."/>
      <w:lvlJc w:val="left"/>
      <w:pPr>
        <w:ind w:left="1020" w:hanging="360"/>
      </w:pPr>
    </w:lvl>
    <w:lvl w:ilvl="2" w:tplc="589A83FC">
      <w:start w:val="1"/>
      <w:numFmt w:val="decimal"/>
      <w:lvlText w:val="%3."/>
      <w:lvlJc w:val="left"/>
      <w:pPr>
        <w:ind w:left="1020" w:hanging="360"/>
      </w:pPr>
    </w:lvl>
    <w:lvl w:ilvl="3" w:tplc="CBB8D550">
      <w:start w:val="1"/>
      <w:numFmt w:val="decimal"/>
      <w:lvlText w:val="%4."/>
      <w:lvlJc w:val="left"/>
      <w:pPr>
        <w:ind w:left="1020" w:hanging="360"/>
      </w:pPr>
    </w:lvl>
    <w:lvl w:ilvl="4" w:tplc="D70A401C">
      <w:start w:val="1"/>
      <w:numFmt w:val="decimal"/>
      <w:lvlText w:val="%5."/>
      <w:lvlJc w:val="left"/>
      <w:pPr>
        <w:ind w:left="1020" w:hanging="360"/>
      </w:pPr>
    </w:lvl>
    <w:lvl w:ilvl="5" w:tplc="D556E876">
      <w:start w:val="1"/>
      <w:numFmt w:val="decimal"/>
      <w:lvlText w:val="%6."/>
      <w:lvlJc w:val="left"/>
      <w:pPr>
        <w:ind w:left="1020" w:hanging="360"/>
      </w:pPr>
    </w:lvl>
    <w:lvl w:ilvl="6" w:tplc="80F2427E">
      <w:start w:val="1"/>
      <w:numFmt w:val="decimal"/>
      <w:lvlText w:val="%7."/>
      <w:lvlJc w:val="left"/>
      <w:pPr>
        <w:ind w:left="1020" w:hanging="360"/>
      </w:pPr>
    </w:lvl>
    <w:lvl w:ilvl="7" w:tplc="38EE5938">
      <w:start w:val="1"/>
      <w:numFmt w:val="decimal"/>
      <w:lvlText w:val="%8."/>
      <w:lvlJc w:val="left"/>
      <w:pPr>
        <w:ind w:left="1020" w:hanging="360"/>
      </w:pPr>
    </w:lvl>
    <w:lvl w:ilvl="8" w:tplc="3C5C02EE">
      <w:start w:val="1"/>
      <w:numFmt w:val="decimal"/>
      <w:lvlText w:val="%9."/>
      <w:lvlJc w:val="left"/>
      <w:pPr>
        <w:ind w:left="1020" w:hanging="360"/>
      </w:pPr>
    </w:lvl>
  </w:abstractNum>
  <w:num w:numId="1" w16cid:durableId="1610430129">
    <w:abstractNumId w:val="3"/>
  </w:num>
  <w:num w:numId="2" w16cid:durableId="258947612">
    <w:abstractNumId w:val="5"/>
  </w:num>
  <w:num w:numId="3" w16cid:durableId="1083647210">
    <w:abstractNumId w:val="0"/>
  </w:num>
  <w:num w:numId="4" w16cid:durableId="1340038896">
    <w:abstractNumId w:val="7"/>
  </w:num>
  <w:num w:numId="5" w16cid:durableId="1547765348">
    <w:abstractNumId w:val="1"/>
  </w:num>
  <w:num w:numId="6" w16cid:durableId="364328459">
    <w:abstractNumId w:val="6"/>
  </w:num>
  <w:num w:numId="7" w16cid:durableId="401874985">
    <w:abstractNumId w:val="4"/>
  </w:num>
  <w:num w:numId="8" w16cid:durableId="61035489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fford, Tyler">
    <w15:presenceInfo w15:providerId="AD" w15:userId="S::tgiffor1@utk.edu::e5e53d9c-2bb7-4524-82fd-5970d2b19a28"/>
  </w15:person>
  <w15:person w15:author="Skiba, Tara">
    <w15:presenceInfo w15:providerId="AD" w15:userId="S::tskiba@vols.utk.edu::a628f805-fdce-45e4-afd5-d8b9dc62b7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8A2"/>
    <w:rsid w:val="00005CFF"/>
    <w:rsid w:val="00012F4F"/>
    <w:rsid w:val="00014490"/>
    <w:rsid w:val="00027288"/>
    <w:rsid w:val="00080B45"/>
    <w:rsid w:val="00081020"/>
    <w:rsid w:val="00092953"/>
    <w:rsid w:val="000A3EC4"/>
    <w:rsid w:val="000A7FFC"/>
    <w:rsid w:val="000D2D4E"/>
    <w:rsid w:val="000E192F"/>
    <w:rsid w:val="000F0361"/>
    <w:rsid w:val="000F2CAE"/>
    <w:rsid w:val="001038B8"/>
    <w:rsid w:val="00104469"/>
    <w:rsid w:val="001132B7"/>
    <w:rsid w:val="001207C1"/>
    <w:rsid w:val="00120DF5"/>
    <w:rsid w:val="001274E0"/>
    <w:rsid w:val="00156942"/>
    <w:rsid w:val="0017343A"/>
    <w:rsid w:val="00177F44"/>
    <w:rsid w:val="0018716D"/>
    <w:rsid w:val="001A09AD"/>
    <w:rsid w:val="001A614B"/>
    <w:rsid w:val="001B1E0C"/>
    <w:rsid w:val="001B766F"/>
    <w:rsid w:val="001D07A7"/>
    <w:rsid w:val="001D3CB1"/>
    <w:rsid w:val="001E0F1F"/>
    <w:rsid w:val="001F509F"/>
    <w:rsid w:val="00213550"/>
    <w:rsid w:val="00225B11"/>
    <w:rsid w:val="00233769"/>
    <w:rsid w:val="002515FC"/>
    <w:rsid w:val="00257AC8"/>
    <w:rsid w:val="00264611"/>
    <w:rsid w:val="002764B2"/>
    <w:rsid w:val="002A4632"/>
    <w:rsid w:val="002B15A2"/>
    <w:rsid w:val="002E77B2"/>
    <w:rsid w:val="00305000"/>
    <w:rsid w:val="00354434"/>
    <w:rsid w:val="003609F9"/>
    <w:rsid w:val="003742E0"/>
    <w:rsid w:val="00376AC7"/>
    <w:rsid w:val="00376E0B"/>
    <w:rsid w:val="003852B1"/>
    <w:rsid w:val="003A65B3"/>
    <w:rsid w:val="003B5455"/>
    <w:rsid w:val="003D2856"/>
    <w:rsid w:val="003D559C"/>
    <w:rsid w:val="00420641"/>
    <w:rsid w:val="0042297D"/>
    <w:rsid w:val="004237E4"/>
    <w:rsid w:val="00424B99"/>
    <w:rsid w:val="00432316"/>
    <w:rsid w:val="004329A1"/>
    <w:rsid w:val="00485188"/>
    <w:rsid w:val="004870EC"/>
    <w:rsid w:val="00491947"/>
    <w:rsid w:val="004919C4"/>
    <w:rsid w:val="004942A6"/>
    <w:rsid w:val="00497570"/>
    <w:rsid w:val="004A0619"/>
    <w:rsid w:val="004A39E4"/>
    <w:rsid w:val="004B1DCA"/>
    <w:rsid w:val="004C5F65"/>
    <w:rsid w:val="004D588C"/>
    <w:rsid w:val="004D6234"/>
    <w:rsid w:val="004F496F"/>
    <w:rsid w:val="004F6831"/>
    <w:rsid w:val="00516957"/>
    <w:rsid w:val="005176F4"/>
    <w:rsid w:val="005215BF"/>
    <w:rsid w:val="00536BE9"/>
    <w:rsid w:val="0055367C"/>
    <w:rsid w:val="005808F7"/>
    <w:rsid w:val="00586B6E"/>
    <w:rsid w:val="005901B0"/>
    <w:rsid w:val="00590897"/>
    <w:rsid w:val="005B037A"/>
    <w:rsid w:val="005B7504"/>
    <w:rsid w:val="005D3557"/>
    <w:rsid w:val="00603597"/>
    <w:rsid w:val="00652403"/>
    <w:rsid w:val="0066500A"/>
    <w:rsid w:val="00671121"/>
    <w:rsid w:val="0067400A"/>
    <w:rsid w:val="00684FCC"/>
    <w:rsid w:val="006D017B"/>
    <w:rsid w:val="006D2380"/>
    <w:rsid w:val="006D73C3"/>
    <w:rsid w:val="006E0FC4"/>
    <w:rsid w:val="006E5641"/>
    <w:rsid w:val="00704E89"/>
    <w:rsid w:val="00713647"/>
    <w:rsid w:val="00724947"/>
    <w:rsid w:val="00734E04"/>
    <w:rsid w:val="00736E08"/>
    <w:rsid w:val="00762BC5"/>
    <w:rsid w:val="0076701B"/>
    <w:rsid w:val="00772FFC"/>
    <w:rsid w:val="00773DB6"/>
    <w:rsid w:val="00774680"/>
    <w:rsid w:val="007A282B"/>
    <w:rsid w:val="007E2541"/>
    <w:rsid w:val="007E421A"/>
    <w:rsid w:val="007F6751"/>
    <w:rsid w:val="00814884"/>
    <w:rsid w:val="008314FE"/>
    <w:rsid w:val="00835335"/>
    <w:rsid w:val="00844FB6"/>
    <w:rsid w:val="00863410"/>
    <w:rsid w:val="008666CE"/>
    <w:rsid w:val="009310F6"/>
    <w:rsid w:val="00933840"/>
    <w:rsid w:val="00943386"/>
    <w:rsid w:val="00951EDE"/>
    <w:rsid w:val="00955555"/>
    <w:rsid w:val="00963D77"/>
    <w:rsid w:val="00971E81"/>
    <w:rsid w:val="009955E3"/>
    <w:rsid w:val="00995E0A"/>
    <w:rsid w:val="009A0368"/>
    <w:rsid w:val="009C2277"/>
    <w:rsid w:val="009C7C38"/>
    <w:rsid w:val="009D2B37"/>
    <w:rsid w:val="009F019A"/>
    <w:rsid w:val="009F7FA5"/>
    <w:rsid w:val="00A00B99"/>
    <w:rsid w:val="00A04B1D"/>
    <w:rsid w:val="00A20B9A"/>
    <w:rsid w:val="00A3339C"/>
    <w:rsid w:val="00A4183F"/>
    <w:rsid w:val="00A46832"/>
    <w:rsid w:val="00A8472D"/>
    <w:rsid w:val="00AB6095"/>
    <w:rsid w:val="00AB733A"/>
    <w:rsid w:val="00AD4BCD"/>
    <w:rsid w:val="00AE6030"/>
    <w:rsid w:val="00B055AC"/>
    <w:rsid w:val="00B15F2C"/>
    <w:rsid w:val="00B2506C"/>
    <w:rsid w:val="00B67CEB"/>
    <w:rsid w:val="00B71C86"/>
    <w:rsid w:val="00B80E41"/>
    <w:rsid w:val="00BA1067"/>
    <w:rsid w:val="00BA29A8"/>
    <w:rsid w:val="00BA4F9A"/>
    <w:rsid w:val="00BB0A2A"/>
    <w:rsid w:val="00BB69B4"/>
    <w:rsid w:val="00BC026C"/>
    <w:rsid w:val="00BC2CF2"/>
    <w:rsid w:val="00BD126D"/>
    <w:rsid w:val="00BD28BD"/>
    <w:rsid w:val="00BF484B"/>
    <w:rsid w:val="00C01B45"/>
    <w:rsid w:val="00C07871"/>
    <w:rsid w:val="00C40774"/>
    <w:rsid w:val="00C43186"/>
    <w:rsid w:val="00C43232"/>
    <w:rsid w:val="00C47804"/>
    <w:rsid w:val="00C524FC"/>
    <w:rsid w:val="00C54E01"/>
    <w:rsid w:val="00C6423A"/>
    <w:rsid w:val="00C70ACB"/>
    <w:rsid w:val="00C9214F"/>
    <w:rsid w:val="00CA00DF"/>
    <w:rsid w:val="00CA63B3"/>
    <w:rsid w:val="00CA72C7"/>
    <w:rsid w:val="00CB2CD4"/>
    <w:rsid w:val="00CD6879"/>
    <w:rsid w:val="00D04FC2"/>
    <w:rsid w:val="00D356DA"/>
    <w:rsid w:val="00D50701"/>
    <w:rsid w:val="00D756FD"/>
    <w:rsid w:val="00D95CE6"/>
    <w:rsid w:val="00DB5815"/>
    <w:rsid w:val="00DD413E"/>
    <w:rsid w:val="00E061AC"/>
    <w:rsid w:val="00E15859"/>
    <w:rsid w:val="00E23704"/>
    <w:rsid w:val="00E2462B"/>
    <w:rsid w:val="00EA72B4"/>
    <w:rsid w:val="00EB7FEB"/>
    <w:rsid w:val="00EC71A1"/>
    <w:rsid w:val="00ED0E3A"/>
    <w:rsid w:val="00ED2357"/>
    <w:rsid w:val="00EE4394"/>
    <w:rsid w:val="00EF1DFF"/>
    <w:rsid w:val="00EF2450"/>
    <w:rsid w:val="00F038A2"/>
    <w:rsid w:val="00F40DD6"/>
    <w:rsid w:val="00F44A7C"/>
    <w:rsid w:val="00F72242"/>
    <w:rsid w:val="00F85609"/>
    <w:rsid w:val="00F86B3A"/>
    <w:rsid w:val="00F93403"/>
    <w:rsid w:val="00F95A99"/>
    <w:rsid w:val="00FE3BAD"/>
    <w:rsid w:val="00FE6D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BCF92"/>
  <w15:chartTrackingRefBased/>
  <w15:docId w15:val="{7B818D6A-795D-4B39-87A3-AE05C1966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8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8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8A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8A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038A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038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038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038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038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8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8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8A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8A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038A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038A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038A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038A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038A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03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8A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8A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038A2"/>
    <w:pPr>
      <w:spacing w:before="160"/>
      <w:jc w:val="center"/>
    </w:pPr>
    <w:rPr>
      <w:i/>
      <w:iCs/>
      <w:color w:val="404040" w:themeColor="text1" w:themeTint="BF"/>
    </w:rPr>
  </w:style>
  <w:style w:type="character" w:customStyle="1" w:styleId="QuoteChar">
    <w:name w:val="Quote Char"/>
    <w:basedOn w:val="DefaultParagraphFont"/>
    <w:link w:val="Quote"/>
    <w:uiPriority w:val="29"/>
    <w:rsid w:val="00F038A2"/>
    <w:rPr>
      <w:i/>
      <w:iCs/>
      <w:color w:val="404040" w:themeColor="text1" w:themeTint="BF"/>
    </w:rPr>
  </w:style>
  <w:style w:type="paragraph" w:styleId="ListParagraph">
    <w:name w:val="List Paragraph"/>
    <w:basedOn w:val="Normal"/>
    <w:uiPriority w:val="34"/>
    <w:qFormat/>
    <w:rsid w:val="00F038A2"/>
    <w:pPr>
      <w:ind w:left="720"/>
      <w:contextualSpacing/>
    </w:pPr>
  </w:style>
  <w:style w:type="character" w:styleId="IntenseEmphasis">
    <w:name w:val="Intense Emphasis"/>
    <w:basedOn w:val="DefaultParagraphFont"/>
    <w:uiPriority w:val="21"/>
    <w:qFormat/>
    <w:rsid w:val="00F038A2"/>
    <w:rPr>
      <w:i/>
      <w:iCs/>
      <w:color w:val="0F4761" w:themeColor="accent1" w:themeShade="BF"/>
    </w:rPr>
  </w:style>
  <w:style w:type="paragraph" w:styleId="IntenseQuote">
    <w:name w:val="Intense Quote"/>
    <w:basedOn w:val="Normal"/>
    <w:next w:val="Normal"/>
    <w:link w:val="IntenseQuoteChar"/>
    <w:uiPriority w:val="30"/>
    <w:qFormat/>
    <w:rsid w:val="00F03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8A2"/>
    <w:rPr>
      <w:i/>
      <w:iCs/>
      <w:color w:val="0F4761" w:themeColor="accent1" w:themeShade="BF"/>
    </w:rPr>
  </w:style>
  <w:style w:type="character" w:styleId="IntenseReference">
    <w:name w:val="Intense Reference"/>
    <w:basedOn w:val="DefaultParagraphFont"/>
    <w:uiPriority w:val="32"/>
    <w:qFormat/>
    <w:rsid w:val="00F038A2"/>
    <w:rPr>
      <w:b/>
      <w:bCs/>
      <w:smallCaps/>
      <w:color w:val="0F4761" w:themeColor="accent1" w:themeShade="BF"/>
      <w:spacing w:val="5"/>
    </w:rPr>
  </w:style>
  <w:style w:type="character" w:styleId="CommentReference">
    <w:name w:val="annotation reference"/>
    <w:basedOn w:val="DefaultParagraphFont"/>
    <w:uiPriority w:val="99"/>
    <w:semiHidden/>
    <w:unhideWhenUsed/>
    <w:rsid w:val="00971E81"/>
    <w:rPr>
      <w:sz w:val="16"/>
      <w:szCs w:val="16"/>
    </w:rPr>
  </w:style>
  <w:style w:type="paragraph" w:styleId="CommentText">
    <w:name w:val="annotation text"/>
    <w:basedOn w:val="Normal"/>
    <w:link w:val="CommentTextChar"/>
    <w:uiPriority w:val="99"/>
    <w:unhideWhenUsed/>
    <w:rsid w:val="00971E81"/>
    <w:pPr>
      <w:spacing w:line="240" w:lineRule="auto"/>
    </w:pPr>
    <w:rPr>
      <w:sz w:val="20"/>
      <w:szCs w:val="20"/>
    </w:rPr>
  </w:style>
  <w:style w:type="character" w:customStyle="1" w:styleId="CommentTextChar">
    <w:name w:val="Comment Text Char"/>
    <w:basedOn w:val="DefaultParagraphFont"/>
    <w:link w:val="CommentText"/>
    <w:uiPriority w:val="99"/>
    <w:rsid w:val="00971E81"/>
    <w:rPr>
      <w:sz w:val="20"/>
      <w:szCs w:val="20"/>
    </w:rPr>
  </w:style>
  <w:style w:type="paragraph" w:styleId="CommentSubject">
    <w:name w:val="annotation subject"/>
    <w:basedOn w:val="CommentText"/>
    <w:next w:val="CommentText"/>
    <w:link w:val="CommentSubjectChar"/>
    <w:uiPriority w:val="99"/>
    <w:semiHidden/>
    <w:unhideWhenUsed/>
    <w:rsid w:val="00971E81"/>
    <w:rPr>
      <w:b/>
      <w:bCs/>
    </w:rPr>
  </w:style>
  <w:style w:type="character" w:customStyle="1" w:styleId="CommentSubjectChar">
    <w:name w:val="Comment Subject Char"/>
    <w:basedOn w:val="CommentTextChar"/>
    <w:link w:val="CommentSubject"/>
    <w:uiPriority w:val="99"/>
    <w:semiHidden/>
    <w:rsid w:val="00971E81"/>
    <w:rPr>
      <w:b/>
      <w:bCs/>
      <w:sz w:val="20"/>
      <w:szCs w:val="20"/>
    </w:rPr>
  </w:style>
  <w:style w:type="character" w:styleId="LineNumber">
    <w:name w:val="line number"/>
    <w:basedOn w:val="DefaultParagraphFont"/>
    <w:uiPriority w:val="99"/>
    <w:semiHidden/>
    <w:unhideWhenUsed/>
    <w:rsid w:val="00D356DA"/>
  </w:style>
  <w:style w:type="table" w:styleId="TableGrid">
    <w:name w:val="Table Grid"/>
    <w:basedOn w:val="TableNormal"/>
    <w:uiPriority w:val="39"/>
    <w:rsid w:val="000E19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97570"/>
    <w:pPr>
      <w:spacing w:after="0" w:line="240" w:lineRule="auto"/>
    </w:pPr>
    <w:rPr>
      <w:rFonts w:asciiTheme="minorHAnsi" w:hAnsiTheme="minorHAnsi" w:cstheme="minorBid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2764B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image" Target="media/image7.png"/><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8</Pages>
  <Words>1718</Words>
  <Characters>9178</Characters>
  <Application>Microsoft Office Word</Application>
  <DocSecurity>0</DocSecurity>
  <Lines>213</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Skiba, Tara</dc:creator>
  <cp:keywords/>
  <dc:description/>
  <cp:lastModifiedBy>Gifford, Tyler</cp:lastModifiedBy>
  <cp:revision>7</cp:revision>
  <dcterms:created xsi:type="dcterms:W3CDTF">2026-03-12T18:13:00Z</dcterms:created>
  <dcterms:modified xsi:type="dcterms:W3CDTF">2026-03-13T12:29:00Z</dcterms:modified>
</cp:coreProperties>
</file>